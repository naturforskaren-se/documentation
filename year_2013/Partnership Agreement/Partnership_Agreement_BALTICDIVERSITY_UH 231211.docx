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6520" w:rsidRDefault="00DB6520" w:rsidP="007D4919">
      <w:pPr>
        <w:pStyle w:val="BodyText"/>
        <w:ind w:left="567" w:right="567"/>
        <w:jc w:val="right"/>
        <w:rPr>
          <w:rFonts w:ascii="Garamond" w:hAnsi="Garamond" w:cs="Arial"/>
          <w:b/>
          <w:sz w:val="40"/>
          <w:szCs w:val="28"/>
        </w:rPr>
      </w:pPr>
      <w:r w:rsidRPr="00C36A4E">
        <w:rPr>
          <w:rFonts w:ascii="Garamond" w:hAnsi="Garamond" w:cs="Arial"/>
          <w:b/>
          <w:noProof/>
          <w:sz w:val="40"/>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CB_logo_72cmyk" style="width:168.75pt;height:60pt;visibility:visible">
            <v:imagedata r:id="rId7" o:title=""/>
          </v:shape>
        </w:pict>
      </w:r>
    </w:p>
    <w:p w:rsidR="00DB6520" w:rsidRDefault="00DB6520" w:rsidP="007D4919">
      <w:pPr>
        <w:pStyle w:val="BodyText"/>
        <w:ind w:left="567" w:right="567"/>
        <w:jc w:val="center"/>
        <w:rPr>
          <w:rFonts w:ascii="Garamond" w:hAnsi="Garamond" w:cs="Arial"/>
          <w:b/>
          <w:sz w:val="40"/>
          <w:szCs w:val="28"/>
        </w:rPr>
      </w:pPr>
    </w:p>
    <w:p w:rsidR="00DB6520" w:rsidRDefault="00DB6520" w:rsidP="007D4919">
      <w:pPr>
        <w:pStyle w:val="BodyText"/>
        <w:ind w:left="567" w:right="567"/>
        <w:jc w:val="center"/>
        <w:rPr>
          <w:rFonts w:ascii="Garamond" w:hAnsi="Garamond" w:cs="Arial"/>
          <w:b/>
          <w:sz w:val="40"/>
          <w:szCs w:val="28"/>
        </w:rPr>
      </w:pPr>
    </w:p>
    <w:p w:rsidR="00DB6520" w:rsidRPr="004D7ECD" w:rsidRDefault="00DB6520" w:rsidP="00AE33D8">
      <w:pPr>
        <w:pStyle w:val="BodyText"/>
        <w:spacing w:after="0"/>
        <w:ind w:left="567" w:right="567"/>
        <w:jc w:val="center"/>
        <w:rPr>
          <w:rFonts w:ascii="Garamond" w:hAnsi="Garamond" w:cs="Arial"/>
          <w:b/>
          <w:sz w:val="40"/>
          <w:szCs w:val="28"/>
        </w:rPr>
      </w:pPr>
      <w:r w:rsidRPr="004D7ECD">
        <w:rPr>
          <w:rFonts w:ascii="Garamond" w:hAnsi="Garamond" w:cs="Arial"/>
          <w:b/>
          <w:sz w:val="40"/>
          <w:szCs w:val="28"/>
        </w:rPr>
        <w:t>Central Baltic</w:t>
      </w:r>
    </w:p>
    <w:p w:rsidR="00DB6520" w:rsidRPr="004D7ECD" w:rsidRDefault="00DB6520" w:rsidP="00AE33D8">
      <w:pPr>
        <w:pStyle w:val="BodyText"/>
        <w:spacing w:after="0"/>
        <w:ind w:left="567" w:right="567"/>
        <w:jc w:val="center"/>
        <w:rPr>
          <w:rFonts w:ascii="Garamond" w:hAnsi="Garamond" w:cs="Arial"/>
          <w:b/>
          <w:sz w:val="40"/>
          <w:szCs w:val="28"/>
        </w:rPr>
      </w:pPr>
      <w:r w:rsidRPr="004D7ECD">
        <w:rPr>
          <w:rFonts w:ascii="Garamond" w:hAnsi="Garamond" w:cs="Arial"/>
          <w:b/>
          <w:sz w:val="40"/>
          <w:szCs w:val="28"/>
        </w:rPr>
        <w:t>INTERREG IV A Programme 2007-2013</w:t>
      </w:r>
    </w:p>
    <w:p w:rsidR="00DB6520" w:rsidRPr="004D7ECD" w:rsidRDefault="00DB6520" w:rsidP="00AE33D8">
      <w:pPr>
        <w:pStyle w:val="BodyText"/>
        <w:spacing w:after="0"/>
        <w:ind w:left="567" w:right="567"/>
        <w:jc w:val="center"/>
        <w:rPr>
          <w:rFonts w:ascii="Garamond" w:hAnsi="Garamond" w:cs="Arial"/>
          <w:b/>
          <w:sz w:val="32"/>
          <w:szCs w:val="28"/>
        </w:rPr>
      </w:pPr>
    </w:p>
    <w:p w:rsidR="00DB6520" w:rsidRPr="004D7ECD" w:rsidRDefault="00DB6520" w:rsidP="00AE33D8">
      <w:pPr>
        <w:pStyle w:val="BodyText"/>
        <w:spacing w:after="0"/>
        <w:ind w:left="567" w:right="567"/>
        <w:jc w:val="center"/>
        <w:rPr>
          <w:rFonts w:ascii="Garamond" w:hAnsi="Garamond" w:cs="Arial"/>
          <w:b/>
          <w:sz w:val="32"/>
          <w:szCs w:val="28"/>
        </w:rPr>
      </w:pPr>
      <w:r w:rsidRPr="004D7ECD">
        <w:rPr>
          <w:rFonts w:ascii="Garamond" w:hAnsi="Garamond" w:cs="Arial"/>
          <w:b/>
          <w:sz w:val="32"/>
          <w:szCs w:val="28"/>
        </w:rPr>
        <w:t>Cross-Border Co-operation Programme under</w:t>
      </w:r>
    </w:p>
    <w:p w:rsidR="00DB6520" w:rsidRPr="004D7ECD" w:rsidRDefault="00DB6520" w:rsidP="00AE33D8">
      <w:pPr>
        <w:pStyle w:val="BodyText"/>
        <w:spacing w:after="0"/>
        <w:ind w:left="567" w:right="567"/>
        <w:jc w:val="center"/>
        <w:rPr>
          <w:rFonts w:ascii="Garamond" w:hAnsi="Garamond" w:cs="Arial"/>
          <w:b/>
          <w:sz w:val="32"/>
          <w:szCs w:val="28"/>
        </w:rPr>
      </w:pPr>
      <w:r w:rsidRPr="004D7ECD">
        <w:rPr>
          <w:rFonts w:ascii="Garamond" w:hAnsi="Garamond" w:cs="Arial"/>
          <w:b/>
          <w:sz w:val="32"/>
          <w:szCs w:val="28"/>
        </w:rPr>
        <w:t>The European Territorial Co-operation Objective</w:t>
      </w:r>
    </w:p>
    <w:p w:rsidR="00DB6520" w:rsidRPr="004D7ECD" w:rsidRDefault="00DB6520" w:rsidP="007D4919">
      <w:pPr>
        <w:pStyle w:val="BodyText"/>
        <w:ind w:left="567" w:right="567"/>
        <w:jc w:val="center"/>
        <w:rPr>
          <w:rFonts w:ascii="Garamond" w:hAnsi="Garamond" w:cs="Arial"/>
          <w:b/>
          <w:sz w:val="32"/>
          <w:szCs w:val="28"/>
        </w:rPr>
      </w:pPr>
    </w:p>
    <w:p w:rsidR="00DB6520" w:rsidRPr="004D7ECD" w:rsidRDefault="00DB6520" w:rsidP="00AE33D8">
      <w:pPr>
        <w:pStyle w:val="BodyText"/>
        <w:spacing w:after="0"/>
        <w:ind w:left="567" w:right="567"/>
        <w:jc w:val="center"/>
        <w:rPr>
          <w:rFonts w:ascii="Garamond" w:hAnsi="Garamond" w:cs="Arial"/>
          <w:b/>
          <w:sz w:val="32"/>
          <w:szCs w:val="32"/>
        </w:rPr>
      </w:pPr>
      <w:r>
        <w:rPr>
          <w:rFonts w:ascii="Garamond" w:hAnsi="Garamond" w:cs="Arial"/>
          <w:b/>
          <w:sz w:val="32"/>
          <w:szCs w:val="32"/>
        </w:rPr>
        <w:t>Partnership Agreement</w:t>
      </w:r>
    </w:p>
    <w:p w:rsidR="00DB6520" w:rsidRDefault="00DB6520" w:rsidP="00AE33D8">
      <w:pPr>
        <w:pStyle w:val="BodyText"/>
        <w:spacing w:after="0"/>
        <w:ind w:left="567" w:right="567"/>
        <w:jc w:val="center"/>
        <w:rPr>
          <w:rFonts w:ascii="Garamond" w:hAnsi="Garamond" w:cs="Arial"/>
          <w:b/>
          <w:sz w:val="32"/>
          <w:szCs w:val="32"/>
        </w:rPr>
      </w:pPr>
      <w:r>
        <w:rPr>
          <w:rFonts w:ascii="Garamond" w:hAnsi="Garamond" w:cs="Arial"/>
          <w:b/>
          <w:sz w:val="32"/>
          <w:szCs w:val="32"/>
        </w:rPr>
        <w:t xml:space="preserve">between the Lead Partner </w:t>
      </w:r>
    </w:p>
    <w:p w:rsidR="00DB6520" w:rsidRPr="004D7ECD" w:rsidRDefault="00DB6520" w:rsidP="00AE33D8">
      <w:pPr>
        <w:pStyle w:val="BodyText"/>
        <w:spacing w:after="0"/>
        <w:ind w:left="567" w:right="567"/>
        <w:jc w:val="center"/>
        <w:rPr>
          <w:rFonts w:ascii="Garamond" w:hAnsi="Garamond" w:cs="Arial"/>
          <w:b/>
          <w:sz w:val="32"/>
          <w:szCs w:val="32"/>
        </w:rPr>
      </w:pPr>
      <w:r>
        <w:rPr>
          <w:rFonts w:ascii="Garamond" w:hAnsi="Garamond" w:cs="Arial"/>
          <w:b/>
          <w:sz w:val="32"/>
          <w:szCs w:val="32"/>
        </w:rPr>
        <w:t>and other Project Partners of the</w:t>
      </w:r>
    </w:p>
    <w:p w:rsidR="00DB6520" w:rsidRPr="00C37C5D" w:rsidRDefault="00DB6520" w:rsidP="00AE33D8">
      <w:pPr>
        <w:pStyle w:val="BodyText"/>
        <w:spacing w:after="0"/>
        <w:ind w:left="567" w:right="567"/>
        <w:jc w:val="center"/>
        <w:rPr>
          <w:rFonts w:ascii="Garamond" w:hAnsi="Garamond" w:cs="Arial"/>
          <w:b/>
          <w:sz w:val="32"/>
          <w:szCs w:val="32"/>
        </w:rPr>
      </w:pPr>
      <w:r w:rsidRPr="00C37C5D">
        <w:rPr>
          <w:rFonts w:ascii="Garamond" w:hAnsi="Garamond" w:cs="Arial"/>
          <w:b/>
          <w:sz w:val="32"/>
          <w:szCs w:val="32"/>
        </w:rPr>
        <w:t xml:space="preserve">Project </w:t>
      </w:r>
    </w:p>
    <w:p w:rsidR="00DB6520" w:rsidRPr="00C37C5D" w:rsidRDefault="00DB6520" w:rsidP="00AE33D8">
      <w:pPr>
        <w:pStyle w:val="BodyText"/>
        <w:spacing w:after="0"/>
        <w:ind w:left="567" w:right="567"/>
        <w:jc w:val="center"/>
        <w:rPr>
          <w:rFonts w:ascii="Garamond" w:hAnsi="Garamond" w:cs="Arial"/>
          <w:b/>
          <w:i/>
          <w:sz w:val="32"/>
          <w:szCs w:val="32"/>
        </w:rPr>
      </w:pPr>
      <w:r w:rsidRPr="00C37C5D">
        <w:rPr>
          <w:rFonts w:ascii="Garamond" w:hAnsi="Garamond" w:cs="Arial"/>
          <w:b/>
          <w:i/>
          <w:sz w:val="32"/>
          <w:szCs w:val="32"/>
        </w:rPr>
        <w:t>BALTICDIVERSITY - Towards transboundary access of n</w:t>
      </w:r>
      <w:r w:rsidRPr="00C37C5D">
        <w:rPr>
          <w:rFonts w:ascii="Garamond" w:hAnsi="Garamond" w:cs="Arial"/>
          <w:b/>
          <w:i/>
          <w:sz w:val="32"/>
          <w:szCs w:val="32"/>
        </w:rPr>
        <w:t>a</w:t>
      </w:r>
      <w:r w:rsidRPr="00C37C5D">
        <w:rPr>
          <w:rFonts w:ascii="Garamond" w:hAnsi="Garamond" w:cs="Arial"/>
          <w:b/>
          <w:i/>
          <w:sz w:val="32"/>
          <w:szCs w:val="32"/>
        </w:rPr>
        <w:t>ture observation data</w:t>
      </w:r>
    </w:p>
    <w:p w:rsidR="00DB6520" w:rsidRPr="004D7ECD" w:rsidRDefault="00DB6520" w:rsidP="00AE33D8">
      <w:pPr>
        <w:pStyle w:val="BodyText"/>
        <w:spacing w:after="0"/>
        <w:ind w:left="567" w:right="567"/>
        <w:jc w:val="center"/>
        <w:rPr>
          <w:rFonts w:ascii="Garamond" w:hAnsi="Garamond" w:cs="Arial"/>
          <w:b/>
          <w:sz w:val="32"/>
          <w:szCs w:val="32"/>
        </w:rPr>
      </w:pPr>
    </w:p>
    <w:p w:rsidR="00DB6520" w:rsidRDefault="00DB6520" w:rsidP="007D4919">
      <w:pPr>
        <w:pStyle w:val="BodyText"/>
        <w:ind w:left="3175" w:right="567" w:firstLine="737"/>
        <w:rPr>
          <w:rFonts w:ascii="Garamond" w:hAnsi="Garamond" w:cs="Arial"/>
          <w:b/>
          <w:sz w:val="32"/>
          <w:szCs w:val="32"/>
        </w:rPr>
      </w:pPr>
    </w:p>
    <w:p w:rsidR="00DB6520" w:rsidRPr="007D4919" w:rsidRDefault="00DB6520" w:rsidP="007D4919">
      <w:pPr>
        <w:pStyle w:val="BodyText"/>
        <w:ind w:left="3175" w:right="567" w:firstLine="737"/>
        <w:rPr>
          <w:rFonts w:ascii="Garamond" w:hAnsi="Garamond" w:cs="Arial"/>
          <w:b/>
          <w:sz w:val="32"/>
          <w:szCs w:val="32"/>
        </w:rPr>
      </w:pPr>
      <w:r>
        <w:rPr>
          <w:rFonts w:ascii="Garamond" w:hAnsi="Garamond" w:cs="Arial"/>
          <w:b/>
          <w:sz w:val="32"/>
          <w:szCs w:val="32"/>
        </w:rPr>
        <w:t xml:space="preserve">    </w:t>
      </w:r>
    </w:p>
    <w:p w:rsidR="00DB6520" w:rsidRPr="004D7ECD" w:rsidRDefault="00DB6520" w:rsidP="007D4919">
      <w:pPr>
        <w:pStyle w:val="BodyText"/>
        <w:ind w:left="567" w:right="567"/>
        <w:jc w:val="center"/>
        <w:rPr>
          <w:rFonts w:ascii="Garamond" w:hAnsi="Garamond" w:cs="Arial"/>
          <w:b/>
          <w:sz w:val="32"/>
          <w:szCs w:val="28"/>
        </w:rPr>
      </w:pPr>
    </w:p>
    <w:p w:rsidR="00DB6520" w:rsidRPr="004D7ECD" w:rsidRDefault="00DB6520" w:rsidP="007D4919">
      <w:pPr>
        <w:pStyle w:val="BodyText"/>
        <w:ind w:left="567" w:right="567"/>
        <w:jc w:val="center"/>
        <w:rPr>
          <w:rFonts w:ascii="Garamond" w:hAnsi="Garamond" w:cs="Arial"/>
          <w:b/>
          <w:sz w:val="32"/>
          <w:szCs w:val="32"/>
        </w:rPr>
      </w:pPr>
    </w:p>
    <w:p w:rsidR="00DB6520" w:rsidRPr="004D7ECD" w:rsidRDefault="00DB6520" w:rsidP="00DB2432">
      <w:pPr>
        <w:pStyle w:val="BodyText"/>
        <w:tabs>
          <w:tab w:val="left" w:pos="2340"/>
        </w:tabs>
        <w:ind w:left="1134" w:right="567"/>
        <w:rPr>
          <w:rFonts w:ascii="Garamond" w:hAnsi="Garamond" w:cs="Arial"/>
          <w:b/>
          <w:szCs w:val="28"/>
        </w:rPr>
      </w:pPr>
      <w:r>
        <w:rPr>
          <w:rFonts w:ascii="Garamond" w:hAnsi="Garamond" w:cs="Arial"/>
          <w:b/>
          <w:szCs w:val="28"/>
        </w:rPr>
        <w:tab/>
      </w:r>
    </w:p>
    <w:p w:rsidR="00DB6520" w:rsidRPr="004D7ECD" w:rsidRDefault="00DB6520" w:rsidP="007D4919">
      <w:pPr>
        <w:pStyle w:val="BodyText"/>
        <w:ind w:left="1134" w:right="567"/>
        <w:rPr>
          <w:rFonts w:ascii="Garamond" w:hAnsi="Garamond" w:cs="Arial"/>
          <w:b/>
          <w:szCs w:val="28"/>
        </w:rPr>
      </w:pPr>
    </w:p>
    <w:p w:rsidR="00DB6520" w:rsidRPr="004D7ECD" w:rsidRDefault="00DB6520" w:rsidP="007D4919">
      <w:pPr>
        <w:pStyle w:val="BodyText"/>
        <w:ind w:left="1134" w:right="567"/>
        <w:rPr>
          <w:rFonts w:ascii="Garamond" w:hAnsi="Garamond" w:cs="Arial"/>
          <w:b/>
          <w:szCs w:val="28"/>
        </w:rPr>
      </w:pPr>
    </w:p>
    <w:p w:rsidR="00DB6520" w:rsidRPr="004D7ECD" w:rsidRDefault="00DB6520" w:rsidP="007D4919">
      <w:pPr>
        <w:pStyle w:val="BodyText"/>
        <w:ind w:left="1134" w:right="567"/>
        <w:rPr>
          <w:rFonts w:ascii="Garamond" w:hAnsi="Garamond" w:cs="Arial"/>
          <w:b/>
          <w:szCs w:val="28"/>
        </w:rPr>
      </w:pPr>
    </w:p>
    <w:p w:rsidR="00DB6520" w:rsidRPr="004D7ECD" w:rsidRDefault="00DB6520" w:rsidP="007D4919">
      <w:pPr>
        <w:pStyle w:val="BodyText"/>
        <w:ind w:left="1134" w:right="567"/>
        <w:rPr>
          <w:rFonts w:ascii="Garamond" w:hAnsi="Garamond" w:cs="Arial"/>
          <w:b/>
          <w:szCs w:val="28"/>
        </w:rPr>
      </w:pPr>
    </w:p>
    <w:p w:rsidR="00DB6520" w:rsidRDefault="00DB6520" w:rsidP="007D4919">
      <w:pPr>
        <w:pStyle w:val="BodyText"/>
        <w:ind w:left="1134" w:right="567"/>
        <w:rPr>
          <w:rFonts w:ascii="Garamond" w:hAnsi="Garamond" w:cs="Arial"/>
          <w:b/>
          <w:szCs w:val="28"/>
        </w:rPr>
      </w:pPr>
    </w:p>
    <w:p w:rsidR="00DB6520" w:rsidRPr="004D7ECD" w:rsidRDefault="00DB6520" w:rsidP="007D4919">
      <w:pPr>
        <w:pStyle w:val="BodyText"/>
        <w:ind w:left="1134" w:right="567"/>
        <w:rPr>
          <w:rFonts w:ascii="Garamond" w:hAnsi="Garamond" w:cs="Arial"/>
          <w:b/>
          <w:szCs w:val="28"/>
        </w:rPr>
      </w:pPr>
    </w:p>
    <w:p w:rsidR="00DB6520" w:rsidRPr="004D7ECD" w:rsidRDefault="00DB6520" w:rsidP="007D4919">
      <w:pPr>
        <w:pStyle w:val="BodyText"/>
        <w:ind w:left="1134" w:right="567"/>
        <w:rPr>
          <w:rFonts w:ascii="Garamond" w:hAnsi="Garamond" w:cs="Arial"/>
          <w:b/>
          <w:szCs w:val="28"/>
        </w:rPr>
      </w:pPr>
    </w:p>
    <w:p w:rsidR="00DB6520" w:rsidRPr="004D7ECD" w:rsidRDefault="00DB6520" w:rsidP="0099640F">
      <w:pPr>
        <w:pStyle w:val="BodyText"/>
        <w:ind w:left="1134" w:right="567"/>
        <w:jc w:val="right"/>
        <w:rPr>
          <w:rFonts w:ascii="Garamond" w:hAnsi="Garamond" w:cs="Arial"/>
          <w:b/>
          <w:szCs w:val="28"/>
        </w:rPr>
      </w:pPr>
      <w:r w:rsidRPr="00C36A4E">
        <w:rPr>
          <w:rFonts w:ascii="Garamond" w:hAnsi="Garamond" w:cs="Arial"/>
          <w:b/>
          <w:noProof/>
          <w:szCs w:val="28"/>
          <w:lang w:val="en-US"/>
        </w:rPr>
        <w:pict>
          <v:shape id="Picture 2" o:spid="_x0000_i1026" type="#_x0000_t75" alt="Investing in your future NEW copy" style="width:153pt;height:32.25pt;visibility:visible">
            <v:imagedata r:id="rId8" o:title=""/>
          </v:shape>
        </w:pict>
      </w:r>
    </w:p>
    <w:p w:rsidR="00DB6520" w:rsidRDefault="00DB6520" w:rsidP="00403040">
      <w:pPr>
        <w:ind w:left="1134" w:right="567"/>
        <w:jc w:val="both"/>
        <w:rPr>
          <w:rFonts w:ascii="Garamond" w:hAnsi="Garamond" w:cs="Arial"/>
          <w:b/>
          <w:sz w:val="26"/>
          <w:lang w:val="en-GB"/>
        </w:rPr>
      </w:pPr>
      <w:r>
        <w:rPr>
          <w:rFonts w:ascii="Garamond" w:hAnsi="Garamond" w:cs="Arial"/>
          <w:b/>
          <w:sz w:val="26"/>
          <w:lang w:val="en-GB"/>
        </w:rPr>
        <w:br w:type="page"/>
      </w:r>
      <w:r w:rsidRPr="00383931">
        <w:rPr>
          <w:rFonts w:ascii="Garamond" w:hAnsi="Garamond" w:cs="Arial"/>
          <w:b/>
          <w:sz w:val="26"/>
          <w:lang w:val="en-GB"/>
        </w:rPr>
        <w:t>(Partnership Agreement)</w:t>
      </w:r>
      <w:r w:rsidRPr="00383931">
        <w:rPr>
          <w:rStyle w:val="FootnoteReference"/>
          <w:rFonts w:ascii="Garamond" w:hAnsi="Garamond" w:cs="Arial"/>
          <w:b/>
          <w:sz w:val="30"/>
          <w:lang w:val="en-GB"/>
        </w:rPr>
        <w:footnoteReference w:id="1"/>
      </w:r>
      <w:r>
        <w:rPr>
          <w:rFonts w:ascii="Garamond" w:hAnsi="Garamond" w:cs="Arial"/>
          <w:b/>
          <w:sz w:val="26"/>
          <w:lang w:val="en-GB"/>
        </w:rPr>
        <w:t xml:space="preserve"> m</w:t>
      </w:r>
      <w:r w:rsidRPr="00383931">
        <w:rPr>
          <w:rFonts w:ascii="Garamond" w:hAnsi="Garamond" w:cs="Arial"/>
          <w:b/>
          <w:sz w:val="26"/>
          <w:lang w:val="en-GB"/>
        </w:rPr>
        <w:t xml:space="preserve">odel </w:t>
      </w:r>
      <w:r>
        <w:rPr>
          <w:rFonts w:ascii="Garamond" w:hAnsi="Garamond" w:cs="Arial"/>
          <w:b/>
          <w:sz w:val="26"/>
          <w:lang w:val="en-GB"/>
        </w:rPr>
        <w:t xml:space="preserve">between Lead Partner </w:t>
      </w:r>
      <w:r w:rsidRPr="00383931">
        <w:rPr>
          <w:rFonts w:ascii="Garamond" w:hAnsi="Garamond" w:cs="Arial"/>
          <w:b/>
          <w:sz w:val="26"/>
          <w:lang w:val="en-GB"/>
        </w:rPr>
        <w:t xml:space="preserve">and </w:t>
      </w:r>
      <w:r>
        <w:rPr>
          <w:rFonts w:ascii="Garamond" w:hAnsi="Garamond" w:cs="Arial"/>
          <w:b/>
          <w:sz w:val="26"/>
          <w:lang w:val="en-GB"/>
        </w:rPr>
        <w:t>other Pr</w:t>
      </w:r>
      <w:r>
        <w:rPr>
          <w:rFonts w:ascii="Garamond" w:hAnsi="Garamond" w:cs="Arial"/>
          <w:b/>
          <w:sz w:val="26"/>
          <w:lang w:val="en-GB"/>
        </w:rPr>
        <w:t>o</w:t>
      </w:r>
      <w:r>
        <w:rPr>
          <w:rFonts w:ascii="Garamond" w:hAnsi="Garamond" w:cs="Arial"/>
          <w:b/>
          <w:sz w:val="26"/>
          <w:lang w:val="en-GB"/>
        </w:rPr>
        <w:t>ject P</w:t>
      </w:r>
      <w:r w:rsidRPr="00383931">
        <w:rPr>
          <w:rFonts w:ascii="Garamond" w:hAnsi="Garamond" w:cs="Arial"/>
          <w:b/>
          <w:sz w:val="26"/>
          <w:lang w:val="en-GB"/>
        </w:rPr>
        <w:t>artners</w:t>
      </w:r>
      <w:r>
        <w:rPr>
          <w:rFonts w:ascii="Garamond" w:hAnsi="Garamond" w:cs="Arial"/>
          <w:b/>
          <w:sz w:val="26"/>
          <w:lang w:val="en-GB"/>
        </w:rPr>
        <w:t xml:space="preserve"> of the project co-financed by</w:t>
      </w:r>
      <w:r w:rsidRPr="00383931">
        <w:rPr>
          <w:rFonts w:ascii="Garamond" w:hAnsi="Garamond" w:cs="Arial"/>
          <w:b/>
          <w:sz w:val="26"/>
          <w:lang w:val="en-GB"/>
        </w:rPr>
        <w:t xml:space="preserve"> the Central Baltic INTE</w:t>
      </w:r>
      <w:r w:rsidRPr="00383931">
        <w:rPr>
          <w:rFonts w:ascii="Garamond" w:hAnsi="Garamond" w:cs="Arial"/>
          <w:b/>
          <w:sz w:val="26"/>
          <w:lang w:val="en-GB"/>
        </w:rPr>
        <w:t>R</w:t>
      </w:r>
      <w:r w:rsidRPr="00383931">
        <w:rPr>
          <w:rFonts w:ascii="Garamond" w:hAnsi="Garamond" w:cs="Arial"/>
          <w:b/>
          <w:sz w:val="26"/>
          <w:lang w:val="en-GB"/>
        </w:rPr>
        <w:t xml:space="preserve">REG IV A Programme 2007-2013 </w:t>
      </w:r>
    </w:p>
    <w:p w:rsidR="00DB6520" w:rsidRDefault="00DB6520" w:rsidP="00AE33D8">
      <w:pPr>
        <w:ind w:left="1134" w:right="567"/>
        <w:jc w:val="both"/>
        <w:rPr>
          <w:rFonts w:ascii="Garamond" w:hAnsi="Garamond" w:cs="Arial"/>
          <w:lang w:val="en-GB"/>
        </w:rPr>
      </w:pPr>
    </w:p>
    <w:p w:rsidR="00DB6520" w:rsidRPr="00D10F3B" w:rsidRDefault="00DB6520" w:rsidP="00047016">
      <w:pPr>
        <w:pStyle w:val="BodyText"/>
        <w:spacing w:after="0"/>
        <w:ind w:left="1134" w:right="567"/>
        <w:jc w:val="both"/>
        <w:rPr>
          <w:rFonts w:ascii="Garamond" w:hAnsi="Garamond" w:cs="Arial"/>
          <w:b/>
          <w:sz w:val="28"/>
          <w:szCs w:val="28"/>
          <w:lang w:val="de-DE"/>
        </w:rPr>
      </w:pPr>
      <w:r w:rsidRPr="00D10F3B">
        <w:rPr>
          <w:rFonts w:ascii="Garamond" w:hAnsi="Garamond" w:cs="Arial"/>
          <w:b/>
          <w:sz w:val="28"/>
          <w:szCs w:val="28"/>
          <w:lang w:val="de-DE"/>
        </w:rPr>
        <w:t>Abbreviations</w:t>
      </w:r>
    </w:p>
    <w:p w:rsidR="00DB6520" w:rsidRDefault="00DB6520" w:rsidP="00047016">
      <w:pPr>
        <w:pStyle w:val="BodyText"/>
        <w:spacing w:after="0"/>
        <w:ind w:left="1134" w:right="567"/>
        <w:jc w:val="both"/>
        <w:rPr>
          <w:rFonts w:ascii="Garamond" w:hAnsi="Garamond" w:cs="Arial"/>
          <w:lang w:val="de-DE"/>
        </w:rPr>
      </w:pP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AA = Audit Authority</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AI = Archipelago and Islands (sub) -programme</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CA = Certifying Authority</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CB = Central Baltic (sub) -programme</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 xml:space="preserve">Central Baltic OP = Central Baltic INTERREG IV A Programme 2007-2013 </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CR = Control Report</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DVEE = Declaration of Validation of Eligible Expenditure</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EC = European Commission</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FLC = First Level Control</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JTS = Joint Technical Secretariat</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LP = Lead Partner</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MA = Managing Authority</w:t>
      </w:r>
    </w:p>
    <w:p w:rsidR="00DB6520"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SC = Steering Committee</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Pr>
          <w:rFonts w:ascii="Garamond" w:hAnsi="Garamond" w:cs="TTE2D7A140t00"/>
          <w:szCs w:val="22"/>
          <w:lang w:val="en-US"/>
        </w:rPr>
        <w:t>SFE = Southern Finland Estonia (sub)-programme</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PP = Project Partner</w:t>
      </w:r>
    </w:p>
    <w:p w:rsidR="00DB6520" w:rsidRPr="00047016" w:rsidRDefault="00DB6520" w:rsidP="00047016">
      <w:pPr>
        <w:autoSpaceDE w:val="0"/>
        <w:autoSpaceDN w:val="0"/>
        <w:adjustRightInd w:val="0"/>
        <w:ind w:left="1134" w:right="567"/>
        <w:jc w:val="both"/>
        <w:rPr>
          <w:rFonts w:ascii="Garamond" w:hAnsi="Garamond" w:cs="TTE2D7A140t00"/>
          <w:szCs w:val="22"/>
          <w:lang w:val="en-US"/>
        </w:rPr>
      </w:pPr>
      <w:r w:rsidRPr="00047016">
        <w:rPr>
          <w:rFonts w:ascii="Garamond" w:hAnsi="Garamond" w:cs="TTE2D7A140t00"/>
          <w:szCs w:val="22"/>
          <w:lang w:val="en-US"/>
        </w:rPr>
        <w:t xml:space="preserve">PR/PC  = Progress Report/Payment Claim  </w:t>
      </w:r>
    </w:p>
    <w:p w:rsidR="00DB6520" w:rsidRPr="00047016" w:rsidRDefault="00DB6520" w:rsidP="00AE33D8">
      <w:pPr>
        <w:ind w:left="1134" w:right="567"/>
        <w:jc w:val="both"/>
        <w:rPr>
          <w:rFonts w:ascii="Garamond" w:hAnsi="Garamond" w:cs="Arial"/>
          <w:lang w:val="en-US"/>
        </w:rPr>
      </w:pPr>
    </w:p>
    <w:p w:rsidR="00DB6520" w:rsidRPr="00383931" w:rsidRDefault="00DB6520" w:rsidP="00AE33D8">
      <w:pPr>
        <w:ind w:left="1134" w:right="567"/>
        <w:jc w:val="both"/>
        <w:rPr>
          <w:rFonts w:ascii="Garamond" w:hAnsi="Garamond" w:cs="Arial"/>
          <w:lang w:val="en-GB"/>
        </w:rPr>
      </w:pPr>
    </w:p>
    <w:p w:rsidR="00DB6520" w:rsidRPr="00AE51A1" w:rsidRDefault="00DB6520" w:rsidP="00AE33D8">
      <w:pPr>
        <w:ind w:left="1134" w:right="567"/>
        <w:jc w:val="both"/>
        <w:rPr>
          <w:rFonts w:ascii="Garamond" w:hAnsi="Garamond" w:cs="Arial"/>
          <w:sz w:val="24"/>
          <w:szCs w:val="24"/>
          <w:lang w:val="en-GB"/>
        </w:rPr>
      </w:pPr>
      <w:r w:rsidRPr="00AE51A1">
        <w:rPr>
          <w:rFonts w:ascii="Garamond" w:hAnsi="Garamond" w:cs="Arial"/>
          <w:sz w:val="24"/>
          <w:szCs w:val="24"/>
          <w:lang w:val="en-GB"/>
        </w:rPr>
        <w:t>Preamble</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Pr>
          <w:rFonts w:ascii="Garamond" w:hAnsi="Garamond" w:cs="Arial"/>
          <w:lang w:val="en-GB"/>
        </w:rPr>
        <w:t>In</w:t>
      </w:r>
      <w:r w:rsidRPr="00383931">
        <w:rPr>
          <w:rFonts w:ascii="Garamond" w:hAnsi="Garamond" w:cs="Arial"/>
          <w:lang w:val="en-GB"/>
        </w:rPr>
        <w:t xml:space="preserve"> regard to</w:t>
      </w:r>
    </w:p>
    <w:p w:rsidR="00DB6520" w:rsidRPr="00383931" w:rsidRDefault="00DB6520" w:rsidP="00AE33D8">
      <w:pPr>
        <w:ind w:left="1134" w:right="567"/>
        <w:jc w:val="both"/>
        <w:rPr>
          <w:rFonts w:ascii="Garamond" w:hAnsi="Garamond" w:cs="Arial"/>
          <w:lang w:val="en-GB"/>
        </w:rPr>
      </w:pPr>
    </w:p>
    <w:p w:rsidR="00DB6520" w:rsidRDefault="00DB6520" w:rsidP="00C05052">
      <w:pPr>
        <w:ind w:left="1134" w:right="567"/>
        <w:jc w:val="both"/>
        <w:rPr>
          <w:rFonts w:ascii="Garamond" w:hAnsi="Garamond" w:cs="Arial"/>
          <w:lang w:val="en-GB"/>
        </w:rPr>
      </w:pPr>
      <w:r w:rsidRPr="00EA4163">
        <w:rPr>
          <w:rFonts w:ascii="Garamond" w:hAnsi="Garamond" w:cs="Arial"/>
          <w:lang w:val="en-GB"/>
        </w:rPr>
        <w:t>● Council Regulation (EC) No 1083/2006 of 11 July 2006 laying down general provisions on the European Regional Development Fund the European Social Fund and the Coh</w:t>
      </w:r>
      <w:r w:rsidRPr="00EA4163">
        <w:rPr>
          <w:rFonts w:ascii="Garamond" w:hAnsi="Garamond" w:cs="Arial"/>
          <w:lang w:val="en-GB"/>
        </w:rPr>
        <w:t>e</w:t>
      </w:r>
      <w:r w:rsidRPr="00EA4163">
        <w:rPr>
          <w:rFonts w:ascii="Garamond" w:hAnsi="Garamond" w:cs="Arial"/>
          <w:lang w:val="en-GB"/>
        </w:rPr>
        <w:t>sion Fund;</w:t>
      </w:r>
    </w:p>
    <w:p w:rsidR="00DB6520" w:rsidRPr="00EA4163" w:rsidRDefault="00DB6520" w:rsidP="00C05052">
      <w:pPr>
        <w:ind w:left="1134" w:right="567"/>
        <w:jc w:val="both"/>
        <w:rPr>
          <w:rFonts w:ascii="Garamond" w:hAnsi="Garamond" w:cs="Arial"/>
          <w:lang w:val="en-GB"/>
        </w:rPr>
      </w:pPr>
    </w:p>
    <w:p w:rsidR="00DB6520" w:rsidRDefault="00DB6520" w:rsidP="00C05052">
      <w:pPr>
        <w:ind w:left="1134" w:right="567"/>
        <w:jc w:val="both"/>
        <w:rPr>
          <w:rFonts w:ascii="Garamond" w:hAnsi="Garamond" w:cs="Arial"/>
          <w:lang w:val="en-GB"/>
        </w:rPr>
      </w:pPr>
      <w:r w:rsidRPr="00EA4163">
        <w:rPr>
          <w:rFonts w:ascii="Garamond" w:hAnsi="Garamond" w:cs="Arial"/>
          <w:lang w:val="en-GB"/>
        </w:rPr>
        <w:t>● Council Regulation (EC) No 1080/2006 of the European Parliament and of the Council of 5 July 2006 on the European Regional Development Fund;</w:t>
      </w:r>
    </w:p>
    <w:p w:rsidR="00DB6520" w:rsidRPr="00EA4163" w:rsidRDefault="00DB6520" w:rsidP="00C05052">
      <w:pPr>
        <w:ind w:left="1134" w:right="567"/>
        <w:jc w:val="both"/>
        <w:rPr>
          <w:rFonts w:ascii="Garamond" w:hAnsi="Garamond" w:cs="Arial"/>
          <w:lang w:val="en-GB"/>
        </w:rPr>
      </w:pPr>
    </w:p>
    <w:p w:rsidR="00DB6520" w:rsidRDefault="00DB6520" w:rsidP="00C05052">
      <w:pPr>
        <w:ind w:left="1134" w:right="567"/>
        <w:jc w:val="both"/>
        <w:rPr>
          <w:rFonts w:ascii="Garamond" w:hAnsi="Garamond" w:cs="Arial"/>
          <w:lang w:val="en-GB"/>
        </w:rPr>
      </w:pPr>
      <w:r w:rsidRPr="00EA4163">
        <w:rPr>
          <w:rFonts w:ascii="Garamond" w:hAnsi="Garamond" w:cs="Arial"/>
          <w:lang w:val="en-GB"/>
        </w:rPr>
        <w:t>● Commission Regulation (EC) No 1828/2006 of 8 December</w:t>
      </w:r>
      <w:r>
        <w:rPr>
          <w:rFonts w:ascii="Garamond" w:hAnsi="Garamond" w:cs="Arial"/>
          <w:lang w:val="en-GB"/>
        </w:rPr>
        <w:t xml:space="preserve"> 2006</w:t>
      </w:r>
      <w:r w:rsidRPr="00EA4163">
        <w:rPr>
          <w:rFonts w:ascii="Garamond" w:hAnsi="Garamond" w:cs="Arial"/>
          <w:lang w:val="en-GB"/>
        </w:rPr>
        <w:t>, setting out rules for the implementation of Council Regulation (EC) 1083/2006;</w:t>
      </w:r>
    </w:p>
    <w:p w:rsidR="00DB6520" w:rsidRDefault="00DB6520" w:rsidP="00C05052">
      <w:pPr>
        <w:ind w:left="1134" w:right="567"/>
        <w:jc w:val="both"/>
        <w:rPr>
          <w:rFonts w:ascii="Garamond" w:hAnsi="Garamond" w:cs="Arial"/>
          <w:lang w:val="en-GB"/>
        </w:rPr>
      </w:pPr>
    </w:p>
    <w:p w:rsidR="00DB6520" w:rsidRDefault="00DB6520" w:rsidP="00020A04">
      <w:pPr>
        <w:ind w:left="1134" w:right="567"/>
        <w:jc w:val="both"/>
        <w:rPr>
          <w:rFonts w:ascii="Garamond" w:hAnsi="Garamond" w:cs="Arial"/>
          <w:lang w:val="en-GB"/>
        </w:rPr>
      </w:pPr>
      <w:r w:rsidRPr="00EA4163">
        <w:rPr>
          <w:rFonts w:ascii="Garamond" w:hAnsi="Garamond" w:cs="Arial"/>
          <w:lang w:val="en-GB"/>
        </w:rPr>
        <w:t xml:space="preserve">● </w:t>
      </w:r>
      <w:r>
        <w:rPr>
          <w:rFonts w:ascii="Garamond" w:hAnsi="Garamond" w:cs="Arial"/>
          <w:lang w:val="en-GB"/>
        </w:rPr>
        <w:t>Relevant national legislation and rules</w:t>
      </w:r>
      <w:r w:rsidRPr="008C4C11">
        <w:rPr>
          <w:rFonts w:ascii="Garamond" w:hAnsi="Garamond" w:cs="Arial"/>
          <w:lang w:val="en-GB"/>
        </w:rPr>
        <w:t xml:space="preserve"> </w:t>
      </w:r>
      <w:r w:rsidRPr="00EA4163">
        <w:rPr>
          <w:rFonts w:ascii="Garamond" w:hAnsi="Garamond" w:cs="Arial"/>
          <w:lang w:val="en-GB"/>
        </w:rPr>
        <w:t xml:space="preserve">applicable to the </w:t>
      </w:r>
      <w:r>
        <w:rPr>
          <w:rFonts w:ascii="Garamond" w:hAnsi="Garamond" w:cs="Arial"/>
          <w:lang w:val="en-GB"/>
        </w:rPr>
        <w:t>LP</w:t>
      </w:r>
      <w:r w:rsidRPr="00EA4163">
        <w:rPr>
          <w:rFonts w:ascii="Garamond" w:hAnsi="Garamond" w:cs="Arial"/>
          <w:lang w:val="en-GB"/>
        </w:rPr>
        <w:t xml:space="preserve"> and PP in [</w:t>
      </w:r>
      <w:r w:rsidRPr="004372C0">
        <w:rPr>
          <w:rFonts w:ascii="Garamond" w:hAnsi="Garamond" w:cs="Arial"/>
          <w:i/>
          <w:lang w:val="en-GB"/>
        </w:rPr>
        <w:t>relevant countries</w:t>
      </w:r>
      <w:r w:rsidRPr="00EA4163">
        <w:rPr>
          <w:rFonts w:ascii="Garamond" w:hAnsi="Garamond" w:cs="Arial"/>
          <w:lang w:val="en-GB"/>
        </w:rPr>
        <w:t>]</w:t>
      </w:r>
    </w:p>
    <w:p w:rsidR="00DB6520" w:rsidRDefault="00DB6520" w:rsidP="00C05052">
      <w:pPr>
        <w:ind w:left="1134" w:right="567"/>
        <w:jc w:val="both"/>
        <w:rPr>
          <w:rFonts w:ascii="Garamond" w:hAnsi="Garamond" w:cs="Arial"/>
          <w:lang w:val="en-GB"/>
        </w:rPr>
      </w:pPr>
    </w:p>
    <w:p w:rsidR="00DB6520" w:rsidRDefault="00DB6520" w:rsidP="00C05052">
      <w:pPr>
        <w:ind w:left="1134" w:right="567"/>
        <w:jc w:val="both"/>
        <w:rPr>
          <w:rFonts w:ascii="Garamond" w:hAnsi="Garamond" w:cs="Arial"/>
          <w:lang w:val="en-GB"/>
        </w:rPr>
      </w:pPr>
      <w:r>
        <w:rPr>
          <w:rFonts w:ascii="Garamond" w:hAnsi="Garamond" w:cs="Arial"/>
          <w:lang w:val="en-GB"/>
        </w:rPr>
        <w:t>● Community and national regulations on:</w:t>
      </w:r>
    </w:p>
    <w:p w:rsidR="00DB6520" w:rsidRPr="00020A04" w:rsidRDefault="00DB6520"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 xml:space="preserve">Rules for public procurement and entry into the markets; </w:t>
      </w:r>
    </w:p>
    <w:p w:rsidR="00DB6520" w:rsidRPr="00020A04" w:rsidRDefault="00DB6520"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Protection of the environment;</w:t>
      </w:r>
    </w:p>
    <w:p w:rsidR="00DB6520" w:rsidRPr="00020A04" w:rsidRDefault="00DB6520"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Equal opportunities between men and women;</w:t>
      </w:r>
    </w:p>
    <w:p w:rsidR="00DB6520" w:rsidRPr="00020A04" w:rsidRDefault="00DB6520" w:rsidP="00020A04">
      <w:pPr>
        <w:numPr>
          <w:ilvl w:val="0"/>
          <w:numId w:val="30"/>
        </w:numPr>
        <w:ind w:right="567"/>
        <w:jc w:val="both"/>
        <w:rPr>
          <w:rFonts w:ascii="Garamond" w:hAnsi="Garamond" w:cs="Arial"/>
          <w:sz w:val="20"/>
          <w:lang w:val="en-GB"/>
        </w:rPr>
      </w:pPr>
      <w:r w:rsidRPr="00020A04">
        <w:rPr>
          <w:rFonts w:ascii="Garamond" w:hAnsi="Garamond" w:cs="Arial"/>
          <w:sz w:val="20"/>
          <w:lang w:val="en-GB"/>
        </w:rPr>
        <w:t>State aid</w:t>
      </w:r>
      <w:r>
        <w:rPr>
          <w:rFonts w:ascii="Garamond" w:hAnsi="Garamond" w:cs="Arial"/>
          <w:sz w:val="20"/>
          <w:lang w:val="en-GB"/>
        </w:rPr>
        <w:t>/De Minimis</w:t>
      </w:r>
      <w:r w:rsidRPr="00020A04">
        <w:rPr>
          <w:rFonts w:ascii="Garamond" w:hAnsi="Garamond" w:cs="Arial"/>
          <w:sz w:val="20"/>
          <w:lang w:val="en-GB"/>
        </w:rPr>
        <w:t xml:space="preserve"> rules;</w:t>
      </w:r>
    </w:p>
    <w:p w:rsidR="00DB6520" w:rsidRPr="00383931" w:rsidRDefault="00DB6520" w:rsidP="00AE33D8">
      <w:pPr>
        <w:ind w:left="1134" w:right="567"/>
        <w:jc w:val="both"/>
        <w:rPr>
          <w:rFonts w:ascii="Garamond" w:hAnsi="Garamond" w:cs="Arial"/>
          <w:lang w:val="en-GB"/>
        </w:rPr>
      </w:pPr>
    </w:p>
    <w:p w:rsidR="00DB6520" w:rsidRDefault="00DB6520" w:rsidP="00AE33D8">
      <w:pPr>
        <w:pStyle w:val="BodyText"/>
        <w:spacing w:after="0"/>
        <w:ind w:left="1134" w:right="567"/>
        <w:jc w:val="both"/>
        <w:rPr>
          <w:rFonts w:ascii="Garamond" w:hAnsi="Garamond" w:cs="Arial"/>
          <w:sz w:val="20"/>
        </w:rPr>
      </w:pPr>
      <w:r w:rsidRPr="00EA4163">
        <w:rPr>
          <w:rFonts w:ascii="Garamond" w:hAnsi="Garamond" w:cs="Arial"/>
          <w:lang w:val="en-GB"/>
        </w:rPr>
        <w:t>●</w:t>
      </w:r>
      <w:r>
        <w:rPr>
          <w:rFonts w:ascii="Garamond" w:hAnsi="Garamond" w:cs="Arial"/>
          <w:lang w:val="en-GB"/>
        </w:rPr>
        <w:t xml:space="preserve"> </w:t>
      </w:r>
      <w:r>
        <w:rPr>
          <w:rFonts w:ascii="Garamond" w:hAnsi="Garamond" w:cs="Arial"/>
        </w:rPr>
        <w:t>T</w:t>
      </w:r>
      <w:r w:rsidRPr="00383931">
        <w:rPr>
          <w:rFonts w:ascii="Garamond" w:hAnsi="Garamond" w:cs="Arial"/>
        </w:rPr>
        <w:t xml:space="preserve">he </w:t>
      </w:r>
      <w:r w:rsidRPr="00BA6D25">
        <w:rPr>
          <w:rFonts w:ascii="Garamond" w:hAnsi="Garamond" w:cs="Arial"/>
          <w:b/>
        </w:rPr>
        <w:t>valid</w:t>
      </w:r>
      <w:r>
        <w:rPr>
          <w:rFonts w:ascii="Garamond" w:hAnsi="Garamond" w:cs="Arial"/>
        </w:rPr>
        <w:t xml:space="preserve"> </w:t>
      </w:r>
      <w:r w:rsidRPr="00383931">
        <w:rPr>
          <w:rFonts w:ascii="Garamond" w:hAnsi="Garamond" w:cs="Arial"/>
        </w:rPr>
        <w:t xml:space="preserve">Programme Manual, “The Partnership Agreement”, whereupon </w:t>
      </w:r>
      <w:r w:rsidRPr="00AD348C">
        <w:rPr>
          <w:rFonts w:ascii="Garamond" w:hAnsi="Garamond" w:cs="Arial"/>
          <w:sz w:val="20"/>
        </w:rPr>
        <w:t xml:space="preserve">partners in an project </w:t>
      </w:r>
      <w:r>
        <w:rPr>
          <w:rFonts w:ascii="Garamond" w:hAnsi="Garamond" w:cs="Arial"/>
          <w:sz w:val="20"/>
        </w:rPr>
        <w:t>co-financed by</w:t>
      </w:r>
      <w:r w:rsidRPr="00AD348C">
        <w:rPr>
          <w:rFonts w:ascii="Garamond" w:hAnsi="Garamond" w:cs="Arial"/>
          <w:sz w:val="20"/>
        </w:rPr>
        <w:t xml:space="preserve"> </w:t>
      </w:r>
      <w:r>
        <w:rPr>
          <w:rFonts w:ascii="Garamond" w:hAnsi="Garamond" w:cs="Arial"/>
          <w:sz w:val="20"/>
        </w:rPr>
        <w:t xml:space="preserve">the </w:t>
      </w:r>
      <w:r w:rsidRPr="00AD348C">
        <w:rPr>
          <w:rFonts w:ascii="Garamond" w:hAnsi="Garamond" w:cs="Arial"/>
          <w:sz w:val="20"/>
          <w:lang w:val="en-GB"/>
        </w:rPr>
        <w:t xml:space="preserve">Central Baltic </w:t>
      </w:r>
      <w:bookmarkStart w:id="0" w:name="OLE_LINK1"/>
      <w:bookmarkStart w:id="1" w:name="OLE_LINK2"/>
      <w:r>
        <w:rPr>
          <w:rFonts w:ascii="Garamond" w:hAnsi="Garamond" w:cs="Arial"/>
          <w:sz w:val="20"/>
        </w:rPr>
        <w:t>OP</w:t>
      </w:r>
      <w:bookmarkEnd w:id="0"/>
      <w:bookmarkEnd w:id="1"/>
      <w:r w:rsidRPr="00AD348C">
        <w:rPr>
          <w:rFonts w:ascii="Garamond" w:hAnsi="Garamond" w:cs="Arial"/>
          <w:sz w:val="20"/>
        </w:rPr>
        <w:t xml:space="preserve"> have to conclude an agreement concerning their m</w:t>
      </w:r>
      <w:r w:rsidRPr="00AD348C">
        <w:rPr>
          <w:rFonts w:ascii="Garamond" w:hAnsi="Garamond" w:cs="Arial"/>
          <w:sz w:val="20"/>
        </w:rPr>
        <w:t>u</w:t>
      </w:r>
      <w:r w:rsidRPr="00AD348C">
        <w:rPr>
          <w:rFonts w:ascii="Garamond" w:hAnsi="Garamond" w:cs="Arial"/>
          <w:sz w:val="20"/>
        </w:rPr>
        <w:t xml:space="preserve">tual financial and legal responsibilities, including the functions and responsibilities of the </w:t>
      </w:r>
      <w:r>
        <w:rPr>
          <w:rFonts w:ascii="Garamond" w:hAnsi="Garamond" w:cs="Arial"/>
          <w:sz w:val="20"/>
        </w:rPr>
        <w:t>LP</w:t>
      </w:r>
      <w:r w:rsidRPr="00AD348C">
        <w:rPr>
          <w:rFonts w:ascii="Garamond" w:hAnsi="Garamond" w:cs="Arial"/>
          <w:sz w:val="20"/>
        </w:rPr>
        <w:t xml:space="preserve">, </w:t>
      </w:r>
    </w:p>
    <w:p w:rsidR="00DB6520" w:rsidRPr="00383931" w:rsidRDefault="00DB6520" w:rsidP="00AE33D8">
      <w:pPr>
        <w:ind w:left="1134" w:right="567"/>
        <w:jc w:val="both"/>
        <w:rPr>
          <w:rFonts w:ascii="Garamond" w:hAnsi="Garamond" w:cs="Arial"/>
          <w:lang w:val="en-GB"/>
        </w:rPr>
      </w:pPr>
    </w:p>
    <w:p w:rsidR="00DB6520" w:rsidRDefault="00DB6520" w:rsidP="00AE33D8">
      <w:pPr>
        <w:ind w:left="1134" w:right="567"/>
        <w:jc w:val="both"/>
        <w:rPr>
          <w:rFonts w:ascii="Garamond" w:hAnsi="Garamond" w:cs="Arial"/>
          <w:lang w:val="en-GB"/>
        </w:rPr>
      </w:pPr>
      <w:r w:rsidRPr="00EA4163">
        <w:rPr>
          <w:rFonts w:ascii="Garamond" w:hAnsi="Garamond" w:cs="Arial"/>
          <w:lang w:val="en-GB"/>
        </w:rPr>
        <w:t>●</w:t>
      </w:r>
      <w:r>
        <w:rPr>
          <w:rFonts w:ascii="Garamond" w:hAnsi="Garamond" w:cs="Arial"/>
          <w:lang w:val="en-GB"/>
        </w:rPr>
        <w:t xml:space="preserve"> T</w:t>
      </w:r>
      <w:r w:rsidRPr="00383931">
        <w:rPr>
          <w:rFonts w:ascii="Garamond" w:hAnsi="Garamond" w:cs="Arial"/>
          <w:lang w:val="en-GB"/>
        </w:rPr>
        <w:t xml:space="preserve">he Subsidy Contract signed between the </w:t>
      </w:r>
      <w:r>
        <w:rPr>
          <w:rFonts w:ascii="Garamond" w:hAnsi="Garamond" w:cs="Arial"/>
          <w:lang w:val="en-GB"/>
        </w:rPr>
        <w:t>MA and the LP representing all the PP organ</w:t>
      </w:r>
      <w:r>
        <w:rPr>
          <w:rFonts w:ascii="Garamond" w:hAnsi="Garamond" w:cs="Arial"/>
          <w:lang w:val="en-GB"/>
        </w:rPr>
        <w:t>i</w:t>
      </w:r>
      <w:r>
        <w:rPr>
          <w:rFonts w:ascii="Garamond" w:hAnsi="Garamond" w:cs="Arial"/>
          <w:lang w:val="en-GB"/>
        </w:rPr>
        <w:t>sations</w:t>
      </w:r>
      <w:r w:rsidRPr="00383931">
        <w:rPr>
          <w:rFonts w:ascii="Garamond" w:hAnsi="Garamond" w:cs="Arial"/>
          <w:lang w:val="en-GB"/>
        </w:rPr>
        <w:t xml:space="preserve">, </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pStyle w:val="BodyText"/>
        <w:spacing w:after="0"/>
        <w:ind w:left="1134" w:right="567"/>
        <w:jc w:val="both"/>
        <w:rPr>
          <w:rFonts w:ascii="Garamond" w:hAnsi="Garamond" w:cs="Arial"/>
        </w:rPr>
      </w:pPr>
      <w:r w:rsidRPr="00383931">
        <w:rPr>
          <w:rFonts w:ascii="Garamond" w:hAnsi="Garamond" w:cs="Arial"/>
        </w:rPr>
        <w:t xml:space="preserve">for the implementation of the </w:t>
      </w:r>
      <w:r>
        <w:rPr>
          <w:rFonts w:ascii="Garamond" w:hAnsi="Garamond" w:cs="Arial"/>
          <w:sz w:val="20"/>
        </w:rPr>
        <w:t>Central Baltic OP</w:t>
      </w:r>
      <w:r w:rsidRPr="00383931">
        <w:rPr>
          <w:rFonts w:ascii="Garamond" w:hAnsi="Garamond" w:cs="Arial"/>
        </w:rPr>
        <w:t xml:space="preserve"> </w:t>
      </w:r>
      <w:r w:rsidRPr="00951A3B">
        <w:rPr>
          <w:rFonts w:ascii="Garamond" w:hAnsi="Garamond" w:cs="Arial"/>
          <w:szCs w:val="22"/>
        </w:rPr>
        <w:t xml:space="preserve">project </w:t>
      </w:r>
      <w:r w:rsidRPr="00951A3B">
        <w:rPr>
          <w:rFonts w:ascii="Garamond" w:hAnsi="Garamond" w:cs="Arial"/>
          <w:b/>
          <w:i/>
          <w:szCs w:val="22"/>
        </w:rPr>
        <w:t>BALTICDIVERSITY - Towards transboundary access of nature observation dat</w:t>
      </w:r>
      <w:r>
        <w:rPr>
          <w:rFonts w:ascii="Garamond" w:hAnsi="Garamond" w:cs="Arial"/>
          <w:b/>
          <w:i/>
          <w:szCs w:val="22"/>
        </w:rPr>
        <w:t>a</w:t>
      </w:r>
      <w:r w:rsidRPr="00383931">
        <w:rPr>
          <w:rFonts w:ascii="Garamond" w:hAnsi="Garamond" w:cs="Arial"/>
        </w:rPr>
        <w:t xml:space="preserve">, approved by the </w:t>
      </w:r>
      <w:r>
        <w:rPr>
          <w:rFonts w:ascii="Garamond" w:hAnsi="Garamond" w:cs="Arial"/>
        </w:rPr>
        <w:t>CB Steering</w:t>
      </w:r>
      <w:r w:rsidRPr="00383931">
        <w:rPr>
          <w:rFonts w:ascii="Garamond" w:hAnsi="Garamond" w:cs="Arial"/>
        </w:rPr>
        <w:t xml:space="preserve"> Co</w:t>
      </w:r>
      <w:r w:rsidRPr="00383931">
        <w:rPr>
          <w:rFonts w:ascii="Garamond" w:hAnsi="Garamond" w:cs="Arial"/>
        </w:rPr>
        <w:t>m</w:t>
      </w:r>
      <w:r w:rsidRPr="00383931">
        <w:rPr>
          <w:rFonts w:ascii="Garamond" w:hAnsi="Garamond" w:cs="Arial"/>
        </w:rPr>
        <w:t xml:space="preserve">mittee - on </w:t>
      </w:r>
      <w:r>
        <w:rPr>
          <w:rFonts w:ascii="Garamond" w:hAnsi="Garamond" w:cs="Arial"/>
        </w:rPr>
        <w:t xml:space="preserve">11.05.2011 </w:t>
      </w:r>
      <w:r w:rsidRPr="00383931">
        <w:rPr>
          <w:rFonts w:ascii="Garamond" w:hAnsi="Garamond" w:cs="Arial"/>
        </w:rPr>
        <w:t xml:space="preserve">in </w:t>
      </w:r>
      <w:r>
        <w:rPr>
          <w:rFonts w:ascii="Garamond" w:hAnsi="Garamond" w:cs="Arial"/>
        </w:rPr>
        <w:t xml:space="preserve">Turku </w:t>
      </w:r>
      <w:r w:rsidRPr="00383931">
        <w:rPr>
          <w:rFonts w:ascii="Garamond" w:hAnsi="Garamond" w:cs="Arial"/>
        </w:rPr>
        <w:t xml:space="preserve">the following agreement </w:t>
      </w:r>
      <w:r>
        <w:rPr>
          <w:rFonts w:ascii="Garamond" w:hAnsi="Garamond" w:cs="Arial"/>
        </w:rPr>
        <w:t>has</w:t>
      </w:r>
      <w:r w:rsidRPr="00383931">
        <w:rPr>
          <w:rFonts w:ascii="Garamond" w:hAnsi="Garamond" w:cs="Arial"/>
        </w:rPr>
        <w:t xml:space="preserve"> be</w:t>
      </w:r>
      <w:r>
        <w:rPr>
          <w:rFonts w:ascii="Garamond" w:hAnsi="Garamond" w:cs="Arial"/>
        </w:rPr>
        <w:t>en</w:t>
      </w:r>
      <w:r w:rsidRPr="00383931">
        <w:rPr>
          <w:rFonts w:ascii="Garamond" w:hAnsi="Garamond" w:cs="Arial"/>
        </w:rPr>
        <w:t xml:space="preserve"> made between the fo</w:t>
      </w:r>
      <w:r w:rsidRPr="00383931">
        <w:rPr>
          <w:rFonts w:ascii="Garamond" w:hAnsi="Garamond" w:cs="Arial"/>
        </w:rPr>
        <w:t>l</w:t>
      </w:r>
      <w:r w:rsidRPr="00383931">
        <w:rPr>
          <w:rFonts w:ascii="Garamond" w:hAnsi="Garamond" w:cs="Arial"/>
        </w:rPr>
        <w:t>lowing partners:</w:t>
      </w:r>
    </w:p>
    <w:p w:rsidR="00DB6520" w:rsidRDefault="00DB6520" w:rsidP="00AE33D8">
      <w:pPr>
        <w:pStyle w:val="BodyText"/>
        <w:spacing w:after="0"/>
        <w:ind w:left="1134" w:right="567"/>
        <w:jc w:val="both"/>
        <w:rPr>
          <w:rFonts w:ascii="Garamond" w:hAnsi="Garamond" w:cs="Arial"/>
          <w:lang w:val="de-DE"/>
        </w:rPr>
      </w:pPr>
    </w:p>
    <w:p w:rsidR="00DB6520" w:rsidRPr="005F0821" w:rsidRDefault="00DB6520" w:rsidP="00AE33D8">
      <w:pPr>
        <w:pStyle w:val="BodyText"/>
        <w:spacing w:after="0"/>
        <w:ind w:left="1134" w:right="567"/>
        <w:jc w:val="both"/>
        <w:rPr>
          <w:rFonts w:ascii="Garamond" w:hAnsi="Garamond" w:cs="Arial"/>
          <w:b/>
          <w:sz w:val="24"/>
          <w:szCs w:val="24"/>
          <w:lang w:val="de-DE"/>
        </w:rPr>
      </w:pPr>
      <w:r w:rsidRPr="005F0821">
        <w:rPr>
          <w:rFonts w:ascii="Garamond" w:hAnsi="Garamond" w:cs="Arial"/>
          <w:b/>
          <w:sz w:val="24"/>
          <w:szCs w:val="24"/>
          <w:lang w:val="de-DE"/>
        </w:rPr>
        <w:t>TOTAL APPROVED PROJECT BUDGET AND FINANCING</w:t>
      </w:r>
    </w:p>
    <w:p w:rsidR="00DB6520" w:rsidRDefault="00DB6520" w:rsidP="00AE33D8">
      <w:pPr>
        <w:pStyle w:val="BodyText"/>
        <w:spacing w:after="0"/>
        <w:ind w:left="1134" w:right="567"/>
        <w:jc w:val="both"/>
        <w:rPr>
          <w:rFonts w:ascii="Garamond" w:hAnsi="Garamond" w:cs="Arial"/>
          <w:lang w:val="de-DE"/>
        </w:rPr>
      </w:pPr>
    </w:p>
    <w:p w:rsidR="00DB6520" w:rsidRPr="00383931" w:rsidRDefault="00DB6520" w:rsidP="005F0821">
      <w:pPr>
        <w:pStyle w:val="BodyText"/>
        <w:spacing w:after="0"/>
        <w:ind w:left="1134" w:right="567" w:firstLine="284"/>
        <w:jc w:val="both"/>
        <w:rPr>
          <w:rFonts w:ascii="Garamond" w:hAnsi="Garamond" w:cs="Arial"/>
          <w:sz w:val="24"/>
          <w:szCs w:val="24"/>
        </w:rPr>
      </w:pPr>
      <w:r w:rsidRPr="00383931">
        <w:rPr>
          <w:rFonts w:ascii="Garamond" w:hAnsi="Garamond" w:cs="Arial"/>
          <w:sz w:val="24"/>
          <w:szCs w:val="24"/>
        </w:rPr>
        <w:t>Approved</w:t>
      </w:r>
      <w:r>
        <w:rPr>
          <w:rFonts w:ascii="Garamond" w:hAnsi="Garamond" w:cs="Arial"/>
          <w:sz w:val="24"/>
          <w:szCs w:val="24"/>
        </w:rPr>
        <w:t xml:space="preserve"> TOTAL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sz w:val="24"/>
          <w:szCs w:val="24"/>
        </w:rPr>
        <w:tab/>
      </w:r>
      <w:r w:rsidRPr="00951A3B">
        <w:rPr>
          <w:rFonts w:ascii="Garamond" w:hAnsi="Garamond" w:cs="Arial"/>
          <w:b/>
          <w:sz w:val="24"/>
          <w:szCs w:val="24"/>
        </w:rPr>
        <w:t>€ 1 165 500</w:t>
      </w:r>
    </w:p>
    <w:p w:rsidR="00DB6520" w:rsidRPr="00383931" w:rsidRDefault="00DB6520" w:rsidP="005F0821">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TOTAL national </w:t>
      </w:r>
      <w:r w:rsidRPr="00383931">
        <w:rPr>
          <w:rFonts w:ascii="Garamond" w:hAnsi="Garamond" w:cs="Arial"/>
          <w:sz w:val="24"/>
          <w:szCs w:val="24"/>
          <w:lang w:val="de-DE"/>
        </w:rPr>
        <w:t>co-financing</w:t>
      </w:r>
      <w:r>
        <w:rPr>
          <w:rFonts w:ascii="Garamond" w:hAnsi="Garamond" w:cs="Arial"/>
          <w:sz w:val="24"/>
          <w:szCs w:val="24"/>
          <w:lang w:val="de-DE"/>
        </w:rPr>
        <w:t>:</w:t>
      </w:r>
      <w:r>
        <w:rPr>
          <w:rFonts w:ascii="Garamond" w:hAnsi="Garamond" w:cs="Arial"/>
          <w:sz w:val="24"/>
          <w:szCs w:val="24"/>
          <w:lang w:val="de-DE"/>
        </w:rPr>
        <w:tab/>
      </w:r>
      <w:r>
        <w:rPr>
          <w:rFonts w:ascii="Garamond" w:hAnsi="Garamond" w:cs="Arial"/>
          <w:sz w:val="24"/>
          <w:szCs w:val="24"/>
          <w:lang w:val="de-DE"/>
        </w:rPr>
        <w:tab/>
      </w:r>
      <w:r w:rsidRPr="00951A3B">
        <w:rPr>
          <w:rFonts w:ascii="Garamond" w:hAnsi="Garamond" w:cs="Arial"/>
          <w:b/>
          <w:sz w:val="24"/>
          <w:szCs w:val="24"/>
          <w:lang w:val="de-DE"/>
        </w:rPr>
        <w:t xml:space="preserve">€   </w:t>
      </w:r>
      <w:r>
        <w:rPr>
          <w:rFonts w:ascii="Garamond" w:hAnsi="Garamond" w:cs="Arial"/>
          <w:b/>
          <w:sz w:val="24"/>
          <w:szCs w:val="24"/>
          <w:lang w:val="de-DE"/>
        </w:rPr>
        <w:t xml:space="preserve"> </w:t>
      </w:r>
      <w:r w:rsidRPr="00951A3B">
        <w:rPr>
          <w:rFonts w:ascii="Garamond" w:hAnsi="Garamond" w:cs="Arial"/>
          <w:b/>
          <w:sz w:val="24"/>
          <w:szCs w:val="24"/>
          <w:lang w:val="de-DE"/>
        </w:rPr>
        <w:t>388 500</w:t>
      </w:r>
    </w:p>
    <w:p w:rsidR="00DB6520" w:rsidRPr="00383931" w:rsidRDefault="00DB6520" w:rsidP="005F0821">
      <w:pPr>
        <w:pStyle w:val="BodyText"/>
        <w:spacing w:after="0"/>
        <w:ind w:left="1134" w:right="567" w:firstLine="284"/>
        <w:jc w:val="both"/>
        <w:rPr>
          <w:rFonts w:ascii="Garamond" w:hAnsi="Garamond" w:cs="Arial"/>
          <w:sz w:val="24"/>
          <w:szCs w:val="24"/>
          <w:lang w:val="de-DE"/>
        </w:rPr>
      </w:pPr>
      <w:r>
        <w:rPr>
          <w:rFonts w:ascii="Garamond" w:hAnsi="Garamond" w:cs="Arial"/>
          <w:sz w:val="24"/>
          <w:szCs w:val="24"/>
          <w:lang w:val="de-DE"/>
        </w:rPr>
        <w:t>Approved TOTAL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sidRPr="00951A3B">
        <w:rPr>
          <w:rFonts w:ascii="Garamond" w:hAnsi="Garamond" w:cs="Arial"/>
          <w:b/>
          <w:sz w:val="24"/>
          <w:szCs w:val="24"/>
          <w:lang w:val="de-DE"/>
        </w:rPr>
        <w:t>€ 1 554 000</w:t>
      </w:r>
    </w:p>
    <w:p w:rsidR="00DB6520" w:rsidRDefault="00DB6520" w:rsidP="00AE33D8">
      <w:pPr>
        <w:pStyle w:val="BodyText"/>
        <w:spacing w:after="0"/>
        <w:ind w:left="1134" w:right="567"/>
        <w:jc w:val="both"/>
        <w:rPr>
          <w:rFonts w:ascii="Garamond" w:hAnsi="Garamond" w:cs="Arial"/>
          <w:lang w:val="de-DE"/>
        </w:rPr>
      </w:pPr>
    </w:p>
    <w:p w:rsidR="00DB6520" w:rsidRDefault="00DB6520" w:rsidP="00AE33D8">
      <w:pPr>
        <w:pStyle w:val="BodyText"/>
        <w:spacing w:after="0"/>
        <w:ind w:left="1134" w:right="567"/>
        <w:jc w:val="both"/>
        <w:rPr>
          <w:rFonts w:ascii="Garamond" w:hAnsi="Garamond" w:cs="Arial"/>
          <w:lang w:val="de-DE"/>
        </w:rPr>
      </w:pPr>
    </w:p>
    <w:p w:rsidR="00DB6520" w:rsidRPr="009D4702" w:rsidRDefault="00DB6520" w:rsidP="00AE33D8">
      <w:pPr>
        <w:pStyle w:val="BodyText"/>
        <w:spacing w:after="0"/>
        <w:ind w:left="1134" w:right="567"/>
        <w:jc w:val="both"/>
        <w:rPr>
          <w:rFonts w:ascii="Garamond" w:hAnsi="Garamond" w:cs="Arial"/>
          <w:lang w:val="en-US"/>
        </w:rPr>
      </w:pPr>
    </w:p>
    <w:p w:rsidR="00DB6520" w:rsidRPr="00383931" w:rsidRDefault="00DB6520" w:rsidP="00AE33D8">
      <w:pPr>
        <w:pStyle w:val="BodyText"/>
        <w:spacing w:after="0"/>
        <w:ind w:left="1134" w:right="567"/>
        <w:jc w:val="both"/>
        <w:rPr>
          <w:rFonts w:ascii="Garamond" w:hAnsi="Garamond" w:cs="Arial"/>
          <w:b/>
          <w:sz w:val="24"/>
          <w:szCs w:val="24"/>
          <w:lang w:val="de-DE"/>
        </w:rPr>
      </w:pPr>
      <w:r w:rsidRPr="00383931">
        <w:rPr>
          <w:rFonts w:ascii="Garamond" w:hAnsi="Garamond" w:cs="Arial"/>
          <w:b/>
          <w:sz w:val="24"/>
          <w:szCs w:val="24"/>
          <w:lang w:val="de-DE"/>
        </w:rPr>
        <w:t xml:space="preserve">LEAD PARTNER </w:t>
      </w:r>
      <w:r>
        <w:rPr>
          <w:rFonts w:ascii="Garamond" w:hAnsi="Garamond" w:cs="Arial"/>
          <w:b/>
          <w:sz w:val="24"/>
          <w:szCs w:val="24"/>
          <w:lang w:val="de-DE"/>
        </w:rPr>
        <w:t>(LP)</w:t>
      </w:r>
    </w:p>
    <w:p w:rsidR="00DB6520" w:rsidRPr="00383931" w:rsidRDefault="00DB6520" w:rsidP="00AE33D8">
      <w:pPr>
        <w:pStyle w:val="BodyText"/>
        <w:spacing w:after="0"/>
        <w:ind w:left="1134" w:right="567"/>
        <w:jc w:val="both"/>
        <w:rPr>
          <w:rFonts w:ascii="Garamond" w:hAnsi="Garamond" w:cs="Arial"/>
          <w:sz w:val="24"/>
          <w:szCs w:val="24"/>
          <w:lang w:val="de-DE"/>
        </w:rPr>
      </w:pPr>
    </w:p>
    <w:p w:rsidR="00DB6520" w:rsidRDefault="00DB6520" w:rsidP="00196E58">
      <w:pPr>
        <w:pStyle w:val="BodyText"/>
        <w:numPr>
          <w:ilvl w:val="0"/>
          <w:numId w:val="33"/>
        </w:numPr>
        <w:spacing w:after="0"/>
        <w:ind w:right="567"/>
        <w:jc w:val="both"/>
        <w:rPr>
          <w:rFonts w:ascii="Garamond" w:hAnsi="Garamond" w:cs="Arial"/>
          <w:b/>
          <w:sz w:val="24"/>
          <w:szCs w:val="24"/>
          <w:lang w:val="de-DE"/>
        </w:rPr>
      </w:pPr>
      <w:r>
        <w:rPr>
          <w:rFonts w:ascii="Garamond" w:hAnsi="Garamond" w:cs="Arial"/>
          <w:b/>
          <w:sz w:val="24"/>
          <w:szCs w:val="24"/>
          <w:lang w:val="de-DE"/>
        </w:rPr>
        <w:t>University of Tartu</w:t>
      </w:r>
    </w:p>
    <w:p w:rsidR="00DB6520" w:rsidRPr="00383931" w:rsidRDefault="00DB6520" w:rsidP="00196E58">
      <w:pPr>
        <w:pStyle w:val="BodyText"/>
        <w:spacing w:after="0"/>
        <w:ind w:left="1494" w:right="567"/>
        <w:jc w:val="both"/>
        <w:rPr>
          <w:rFonts w:ascii="Garamond" w:hAnsi="Garamond" w:cs="Arial"/>
          <w:sz w:val="24"/>
          <w:szCs w:val="24"/>
          <w:lang w:val="de-DE"/>
        </w:rPr>
      </w:pPr>
      <w:r>
        <w:rPr>
          <w:rFonts w:ascii="Garamond" w:hAnsi="Garamond" w:cs="Arial"/>
          <w:b/>
          <w:sz w:val="24"/>
          <w:szCs w:val="24"/>
          <w:lang w:val="de-DE"/>
        </w:rPr>
        <w:t>Ülikooli 18, 50090 Tartu, Estonia</w:t>
      </w:r>
    </w:p>
    <w:p w:rsidR="00DB6520" w:rsidRPr="00196E58" w:rsidRDefault="00DB6520" w:rsidP="00AE33D8">
      <w:pPr>
        <w:pStyle w:val="BodyText"/>
        <w:spacing w:after="0"/>
        <w:ind w:left="1134" w:right="567"/>
        <w:jc w:val="both"/>
        <w:rPr>
          <w:rFonts w:ascii="Garamond" w:hAnsi="Garamond" w:cs="Arial"/>
          <w:b/>
          <w:sz w:val="24"/>
          <w:szCs w:val="24"/>
          <w:lang w:val="de-DE"/>
        </w:rPr>
      </w:pPr>
      <w:r>
        <w:rPr>
          <w:rFonts w:ascii="Garamond" w:hAnsi="Garamond" w:cs="Arial"/>
          <w:sz w:val="24"/>
          <w:szCs w:val="24"/>
          <w:lang w:val="de-DE"/>
        </w:rPr>
        <w:tab/>
        <w:t xml:space="preserve"> </w:t>
      </w:r>
      <w:r w:rsidRPr="00196E58">
        <w:rPr>
          <w:rFonts w:ascii="Garamond" w:hAnsi="Garamond" w:cs="Arial"/>
          <w:b/>
          <w:sz w:val="24"/>
          <w:szCs w:val="24"/>
          <w:lang w:val="de-DE"/>
        </w:rPr>
        <w:t>Represented by</w:t>
      </w:r>
      <w:r>
        <w:rPr>
          <w:rFonts w:ascii="Garamond" w:hAnsi="Garamond" w:cs="Arial"/>
          <w:sz w:val="24"/>
          <w:szCs w:val="24"/>
          <w:lang w:val="de-DE"/>
        </w:rPr>
        <w:t xml:space="preserve"> </w:t>
      </w:r>
      <w:r>
        <w:rPr>
          <w:rFonts w:ascii="Garamond" w:hAnsi="Garamond" w:cs="Arial"/>
          <w:b/>
          <w:sz w:val="24"/>
          <w:szCs w:val="24"/>
          <w:lang w:val="de-DE"/>
        </w:rPr>
        <w:t>Dr. Kristjan Haller, Vice Rector for Research</w:t>
      </w:r>
    </w:p>
    <w:p w:rsidR="00DB6520" w:rsidRPr="00383931" w:rsidRDefault="00DB6520" w:rsidP="00AE33D8">
      <w:pPr>
        <w:pStyle w:val="BodyText"/>
        <w:spacing w:after="0"/>
        <w:ind w:left="1134" w:right="567"/>
        <w:jc w:val="both"/>
        <w:rPr>
          <w:rFonts w:ascii="Garamond" w:hAnsi="Garamond" w:cs="Arial"/>
          <w:sz w:val="24"/>
          <w:szCs w:val="24"/>
          <w:lang w:val="de-DE"/>
        </w:rPr>
      </w:pPr>
      <w:r>
        <w:rPr>
          <w:rFonts w:ascii="Garamond" w:hAnsi="Garamond" w:cs="Arial"/>
          <w:sz w:val="24"/>
          <w:szCs w:val="24"/>
          <w:lang w:val="de-DE"/>
        </w:rPr>
        <w:t xml:space="preserve">      </w:t>
      </w:r>
    </w:p>
    <w:p w:rsidR="00DB6520" w:rsidRPr="00383931" w:rsidRDefault="00DB6520" w:rsidP="00AE33D8">
      <w:pPr>
        <w:pStyle w:val="BodyText"/>
        <w:spacing w:after="0"/>
        <w:ind w:left="1134" w:right="567"/>
        <w:jc w:val="both"/>
        <w:rPr>
          <w:rFonts w:ascii="Garamond" w:hAnsi="Garamond" w:cs="Arial"/>
          <w:sz w:val="24"/>
          <w:szCs w:val="24"/>
        </w:rPr>
      </w:pPr>
      <w:r w:rsidRPr="00383931">
        <w:rPr>
          <w:rFonts w:ascii="Garamond" w:hAnsi="Garamond" w:cs="Arial"/>
          <w:sz w:val="24"/>
          <w:szCs w:val="24"/>
          <w:lang w:val="de-DE"/>
        </w:rPr>
        <w:tab/>
      </w:r>
      <w:r w:rsidRPr="00383931">
        <w:rPr>
          <w:rFonts w:ascii="Garamond" w:hAnsi="Garamond" w:cs="Arial"/>
          <w:sz w:val="24"/>
          <w:szCs w:val="24"/>
        </w:rPr>
        <w:t>Approved</w:t>
      </w:r>
      <w:r>
        <w:rPr>
          <w:rFonts w:ascii="Garamond" w:hAnsi="Garamond" w:cs="Arial"/>
          <w:sz w:val="24"/>
          <w:szCs w:val="24"/>
        </w:rPr>
        <w:t xml:space="preserve"> total</w:t>
      </w:r>
      <w:r w:rsidRPr="00383931">
        <w:rPr>
          <w:rFonts w:ascii="Garamond" w:hAnsi="Garamond" w:cs="Arial"/>
          <w:sz w:val="24"/>
          <w:szCs w:val="24"/>
        </w:rPr>
        <w:t xml:space="preserve"> ERDF contribution: </w:t>
      </w:r>
      <w:r>
        <w:rPr>
          <w:rFonts w:ascii="Garamond" w:hAnsi="Garamond" w:cs="Arial"/>
          <w:sz w:val="24"/>
          <w:szCs w:val="24"/>
        </w:rPr>
        <w:tab/>
      </w:r>
      <w:r>
        <w:rPr>
          <w:rFonts w:ascii="Garamond" w:hAnsi="Garamond" w:cs="Arial"/>
          <w:sz w:val="24"/>
          <w:szCs w:val="24"/>
        </w:rPr>
        <w:tab/>
      </w:r>
      <w:r w:rsidRPr="00196E58">
        <w:rPr>
          <w:rFonts w:ascii="Garamond" w:hAnsi="Garamond" w:cs="Arial"/>
          <w:b/>
          <w:sz w:val="24"/>
          <w:szCs w:val="24"/>
        </w:rPr>
        <w:t>€ 300 000</w:t>
      </w:r>
    </w:p>
    <w:p w:rsidR="00DB6520" w:rsidRPr="00383931" w:rsidRDefault="00DB6520"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rPr>
        <w:tab/>
      </w:r>
      <w:r w:rsidRPr="00383931">
        <w:rPr>
          <w:rFonts w:ascii="Garamond" w:hAnsi="Garamond" w:cs="Arial"/>
          <w:sz w:val="24"/>
          <w:szCs w:val="24"/>
          <w:lang w:val="de-DE"/>
        </w:rPr>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 xml:space="preserve">co-financing </w:t>
      </w:r>
      <w:r>
        <w:rPr>
          <w:rFonts w:ascii="Garamond" w:hAnsi="Garamond" w:cs="Arial"/>
          <w:sz w:val="24"/>
          <w:szCs w:val="24"/>
          <w:lang w:val="de-DE"/>
        </w:rPr>
        <w:t xml:space="preserve"> :  </w:t>
      </w:r>
      <w:r>
        <w:rPr>
          <w:rFonts w:ascii="Garamond" w:hAnsi="Garamond" w:cs="Arial"/>
          <w:sz w:val="24"/>
          <w:szCs w:val="24"/>
          <w:lang w:val="de-DE"/>
        </w:rPr>
        <w:tab/>
      </w:r>
      <w:r>
        <w:rPr>
          <w:rFonts w:ascii="Garamond" w:hAnsi="Garamond" w:cs="Arial"/>
          <w:sz w:val="24"/>
          <w:szCs w:val="24"/>
          <w:lang w:val="de-DE"/>
        </w:rPr>
        <w:tab/>
      </w:r>
      <w:r w:rsidRPr="00196E58">
        <w:rPr>
          <w:rFonts w:ascii="Garamond" w:hAnsi="Garamond" w:cs="Arial"/>
          <w:b/>
          <w:sz w:val="24"/>
          <w:szCs w:val="24"/>
          <w:lang w:val="de-DE"/>
        </w:rPr>
        <w:t>€ 100 000</w:t>
      </w:r>
    </w:p>
    <w:p w:rsidR="00DB6520" w:rsidRPr="00196E58" w:rsidRDefault="00DB6520" w:rsidP="005F0821">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LP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sidRPr="00196E58">
        <w:rPr>
          <w:rFonts w:ascii="Garamond" w:hAnsi="Garamond" w:cs="Arial"/>
          <w:b/>
          <w:sz w:val="24"/>
          <w:szCs w:val="24"/>
          <w:lang w:val="de-DE"/>
        </w:rPr>
        <w:t>€ 400 000</w:t>
      </w:r>
    </w:p>
    <w:p w:rsidR="00DB6520" w:rsidRPr="00383931" w:rsidRDefault="00DB6520" w:rsidP="005F0821">
      <w:pPr>
        <w:pStyle w:val="BodyText"/>
        <w:spacing w:after="0"/>
        <w:ind w:left="1134" w:right="567" w:firstLine="284"/>
        <w:jc w:val="both"/>
        <w:rPr>
          <w:rFonts w:ascii="Garamond" w:hAnsi="Garamond" w:cs="Arial"/>
          <w:sz w:val="24"/>
          <w:szCs w:val="24"/>
          <w:lang w:val="de-DE"/>
        </w:rPr>
      </w:pPr>
    </w:p>
    <w:p w:rsidR="00DB6520" w:rsidRPr="00383931" w:rsidRDefault="00DB6520" w:rsidP="00AE33D8">
      <w:pPr>
        <w:pStyle w:val="BodyText"/>
        <w:spacing w:after="0"/>
        <w:ind w:left="1134" w:right="567"/>
        <w:jc w:val="both"/>
        <w:rPr>
          <w:rFonts w:ascii="Garamond" w:hAnsi="Garamond" w:cs="Arial"/>
          <w:sz w:val="24"/>
          <w:szCs w:val="24"/>
          <w:lang w:val="de-DE"/>
        </w:rPr>
      </w:pPr>
    </w:p>
    <w:p w:rsidR="00DB6520" w:rsidRPr="00383931" w:rsidRDefault="00DB6520" w:rsidP="00AE33D8">
      <w:pPr>
        <w:pStyle w:val="BodyText"/>
        <w:spacing w:after="0"/>
        <w:ind w:left="1134" w:right="567"/>
        <w:jc w:val="both"/>
        <w:rPr>
          <w:rFonts w:ascii="Garamond" w:hAnsi="Garamond" w:cs="Arial"/>
          <w:b/>
          <w:sz w:val="24"/>
          <w:szCs w:val="24"/>
          <w:lang w:val="de-DE"/>
        </w:rPr>
      </w:pPr>
      <w:r>
        <w:rPr>
          <w:rFonts w:ascii="Garamond" w:hAnsi="Garamond" w:cs="Arial"/>
          <w:b/>
          <w:sz w:val="24"/>
          <w:szCs w:val="24"/>
          <w:lang w:val="de-DE"/>
        </w:rPr>
        <w:t xml:space="preserve">OTHER </w:t>
      </w:r>
      <w:r w:rsidRPr="00383931">
        <w:rPr>
          <w:rFonts w:ascii="Garamond" w:hAnsi="Garamond" w:cs="Arial"/>
          <w:b/>
          <w:sz w:val="24"/>
          <w:szCs w:val="24"/>
          <w:lang w:val="de-DE"/>
        </w:rPr>
        <w:t>PROJECT PARTNERS</w:t>
      </w:r>
      <w:r>
        <w:rPr>
          <w:rFonts w:ascii="Garamond" w:hAnsi="Garamond" w:cs="Arial"/>
          <w:b/>
          <w:sz w:val="24"/>
          <w:szCs w:val="24"/>
          <w:lang w:val="de-DE"/>
        </w:rPr>
        <w:t xml:space="preserve"> (PPs)</w:t>
      </w:r>
    </w:p>
    <w:p w:rsidR="00DB6520" w:rsidRPr="00383931" w:rsidRDefault="00DB6520" w:rsidP="00AE33D8">
      <w:pPr>
        <w:pStyle w:val="BodyText"/>
        <w:spacing w:after="0"/>
        <w:ind w:left="1134" w:right="567"/>
        <w:jc w:val="both"/>
        <w:rPr>
          <w:rFonts w:ascii="Garamond" w:hAnsi="Garamond" w:cs="Arial"/>
          <w:sz w:val="24"/>
          <w:szCs w:val="24"/>
          <w:lang w:val="de-DE"/>
        </w:rPr>
      </w:pPr>
    </w:p>
    <w:p w:rsidR="00DB6520" w:rsidRDefault="00DB6520"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2.</w:t>
      </w:r>
      <w:r w:rsidRPr="00383931">
        <w:rPr>
          <w:rFonts w:ascii="Garamond" w:hAnsi="Garamond" w:cs="Arial"/>
          <w:sz w:val="24"/>
          <w:szCs w:val="24"/>
          <w:lang w:val="de-DE"/>
        </w:rPr>
        <w:tab/>
      </w:r>
      <w:r>
        <w:rPr>
          <w:rFonts w:ascii="Garamond" w:hAnsi="Garamond" w:cs="Arial"/>
          <w:b/>
          <w:sz w:val="24"/>
          <w:szCs w:val="24"/>
          <w:lang w:val="de-DE"/>
        </w:rPr>
        <w:t>University of Helsinki, Museum of Natural History</w:t>
      </w:r>
    </w:p>
    <w:p w:rsidR="00DB6520" w:rsidRPr="00196E58" w:rsidRDefault="00DB6520" w:rsidP="00AE33D8">
      <w:pPr>
        <w:pStyle w:val="BodyText"/>
        <w:spacing w:after="0"/>
        <w:ind w:left="1134" w:right="567"/>
        <w:jc w:val="both"/>
        <w:rPr>
          <w:rFonts w:ascii="Garamond" w:hAnsi="Garamond" w:cs="Arial"/>
          <w:b/>
          <w:sz w:val="24"/>
          <w:szCs w:val="24"/>
          <w:lang w:val="de-DE"/>
        </w:rPr>
      </w:pPr>
      <w:r>
        <w:rPr>
          <w:rFonts w:ascii="Garamond" w:hAnsi="Garamond" w:cs="Arial"/>
          <w:sz w:val="24"/>
          <w:szCs w:val="24"/>
          <w:lang w:val="de-DE"/>
        </w:rPr>
        <w:t xml:space="preserve">     </w:t>
      </w:r>
      <w:r>
        <w:rPr>
          <w:rFonts w:ascii="Garamond" w:hAnsi="Garamond" w:cs="Arial"/>
          <w:b/>
          <w:sz w:val="24"/>
          <w:szCs w:val="24"/>
          <w:lang w:val="de-DE"/>
        </w:rPr>
        <w:t>Yliopist</w:t>
      </w:r>
      <w:ins w:id="2" w:author="Miikka Kärki" w:date="2011-12-22T09:21:00Z">
        <w:r>
          <w:rPr>
            <w:rFonts w:ascii="Garamond" w:hAnsi="Garamond" w:cs="Arial"/>
            <w:b/>
            <w:sz w:val="24"/>
            <w:szCs w:val="24"/>
            <w:lang w:val="de-DE"/>
          </w:rPr>
          <w:t>o</w:t>
        </w:r>
      </w:ins>
      <w:del w:id="3" w:author="Miikka Kärki" w:date="2011-12-22T09:21:00Z">
        <w:r w:rsidDel="0019185D">
          <w:rPr>
            <w:rFonts w:ascii="Garamond" w:hAnsi="Garamond" w:cs="Arial"/>
            <w:b/>
            <w:sz w:val="24"/>
            <w:szCs w:val="24"/>
            <w:lang w:val="de-DE"/>
          </w:rPr>
          <w:delText>i</w:delText>
        </w:r>
      </w:del>
      <w:r>
        <w:rPr>
          <w:rFonts w:ascii="Garamond" w:hAnsi="Garamond" w:cs="Arial"/>
          <w:b/>
          <w:sz w:val="24"/>
          <w:szCs w:val="24"/>
          <w:lang w:val="de-DE"/>
        </w:rPr>
        <w:t>nkatu 4, 00014 Helsinki, Finland</w:t>
      </w:r>
    </w:p>
    <w:p w:rsidR="00DB6520" w:rsidRPr="00383931" w:rsidRDefault="00DB6520"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r w:rsidRPr="00452750">
        <w:rPr>
          <w:rFonts w:ascii="Garamond" w:hAnsi="Garamond" w:cs="Arial"/>
          <w:sz w:val="24"/>
          <w:szCs w:val="24"/>
          <w:highlight w:val="yellow"/>
          <w:lang w:val="de-DE"/>
        </w:rPr>
        <w:t>Represented by:</w:t>
      </w:r>
    </w:p>
    <w:p w:rsidR="00DB6520" w:rsidRPr="00383931" w:rsidRDefault="00DB6520"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DB6520" w:rsidRPr="00452750" w:rsidRDefault="00DB6520" w:rsidP="0010192B">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€ 277 500</w:t>
      </w:r>
    </w:p>
    <w:p w:rsidR="00DB6520" w:rsidRPr="00452750" w:rsidRDefault="00DB6520"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92 500</w:t>
      </w:r>
    </w:p>
    <w:p w:rsidR="00DB6520" w:rsidRPr="00452750" w:rsidRDefault="00DB6520" w:rsidP="003809AC">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€ 370 000</w:t>
      </w:r>
    </w:p>
    <w:p w:rsidR="00DB6520" w:rsidRPr="00383931" w:rsidRDefault="00DB6520"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DB6520" w:rsidRPr="00452750" w:rsidRDefault="00DB6520"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3.</w:t>
      </w:r>
      <w:r w:rsidRPr="00383931">
        <w:rPr>
          <w:rFonts w:ascii="Garamond" w:hAnsi="Garamond" w:cs="Arial"/>
          <w:sz w:val="24"/>
          <w:szCs w:val="24"/>
          <w:lang w:val="de-DE"/>
        </w:rPr>
        <w:tab/>
      </w:r>
      <w:r>
        <w:rPr>
          <w:rFonts w:ascii="Garamond" w:hAnsi="Garamond" w:cs="Arial"/>
          <w:b/>
          <w:sz w:val="24"/>
          <w:szCs w:val="24"/>
          <w:lang w:val="de-DE"/>
        </w:rPr>
        <w:t>Swedish Museum of Natural History</w:t>
      </w:r>
    </w:p>
    <w:p w:rsidR="00DB6520" w:rsidRPr="00452750" w:rsidRDefault="00DB6520" w:rsidP="00AE33D8">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r>
      <w:r>
        <w:rPr>
          <w:rFonts w:ascii="Garamond" w:hAnsi="Garamond" w:cs="Arial"/>
          <w:b/>
          <w:sz w:val="24"/>
          <w:szCs w:val="24"/>
          <w:lang w:val="de-DE"/>
        </w:rPr>
        <w:t>PO Box 50007, SE-10405 Stockholm, Sweden</w:t>
      </w:r>
    </w:p>
    <w:p w:rsidR="00DB6520" w:rsidRPr="00383931" w:rsidRDefault="00DB6520" w:rsidP="00452750">
      <w:pPr>
        <w:pStyle w:val="BodyText"/>
        <w:spacing w:after="0"/>
        <w:ind w:left="1134" w:right="567" w:firstLine="284"/>
        <w:jc w:val="both"/>
        <w:rPr>
          <w:rFonts w:ascii="Garamond" w:hAnsi="Garamond" w:cs="Arial"/>
          <w:sz w:val="24"/>
          <w:szCs w:val="24"/>
          <w:lang w:val="de-DE"/>
        </w:rPr>
      </w:pPr>
      <w:r w:rsidRPr="00452750">
        <w:rPr>
          <w:rFonts w:ascii="Garamond" w:hAnsi="Garamond" w:cs="Arial"/>
          <w:sz w:val="24"/>
          <w:szCs w:val="24"/>
          <w:highlight w:val="yellow"/>
          <w:lang w:val="de-DE"/>
        </w:rPr>
        <w:t>Represented by:</w:t>
      </w:r>
    </w:p>
    <w:p w:rsidR="00DB6520" w:rsidRPr="00383931" w:rsidRDefault="00DB6520" w:rsidP="00AE33D8">
      <w:pPr>
        <w:pStyle w:val="BodyText"/>
        <w:spacing w:after="0"/>
        <w:ind w:left="1134" w:right="567"/>
        <w:jc w:val="both"/>
        <w:rPr>
          <w:rFonts w:ascii="Garamond" w:hAnsi="Garamond" w:cs="Arial"/>
          <w:sz w:val="24"/>
          <w:szCs w:val="24"/>
          <w:lang w:val="de-DE"/>
        </w:rPr>
      </w:pPr>
    </w:p>
    <w:p w:rsidR="00DB6520" w:rsidRPr="00452750" w:rsidRDefault="00DB6520" w:rsidP="003809AC">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€ 315 000</w:t>
      </w:r>
    </w:p>
    <w:p w:rsidR="00DB6520" w:rsidRPr="00452750" w:rsidRDefault="00DB6520" w:rsidP="003809AC">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€ 105 000</w:t>
      </w:r>
    </w:p>
    <w:p w:rsidR="00DB6520" w:rsidRPr="00452750" w:rsidRDefault="00DB6520" w:rsidP="003809AC">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€ 420 000</w:t>
      </w:r>
    </w:p>
    <w:p w:rsidR="00DB6520" w:rsidRPr="00383931" w:rsidRDefault="00DB6520"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DB6520" w:rsidRDefault="00DB6520" w:rsidP="00452750">
      <w:pPr>
        <w:pStyle w:val="BodyText"/>
        <w:numPr>
          <w:ilvl w:val="0"/>
          <w:numId w:val="34"/>
        </w:numPr>
        <w:spacing w:after="0"/>
        <w:ind w:right="567"/>
        <w:jc w:val="both"/>
        <w:rPr>
          <w:rFonts w:ascii="Garamond" w:hAnsi="Garamond" w:cs="Arial"/>
          <w:b/>
          <w:sz w:val="24"/>
          <w:szCs w:val="24"/>
          <w:lang w:val="de-DE"/>
        </w:rPr>
      </w:pPr>
      <w:r>
        <w:rPr>
          <w:rFonts w:ascii="Garamond" w:hAnsi="Garamond" w:cs="Arial"/>
          <w:b/>
          <w:sz w:val="24"/>
          <w:szCs w:val="24"/>
          <w:lang w:val="de-DE"/>
        </w:rPr>
        <w:t>Institute of Geology at Tallinn University of Technology</w:t>
      </w:r>
    </w:p>
    <w:p w:rsidR="00DB6520" w:rsidRPr="00452750" w:rsidRDefault="00DB6520" w:rsidP="00452750">
      <w:pPr>
        <w:pStyle w:val="BodyText"/>
        <w:spacing w:after="0"/>
        <w:ind w:left="1418" w:right="567"/>
        <w:jc w:val="both"/>
        <w:rPr>
          <w:rFonts w:ascii="Garamond" w:hAnsi="Garamond" w:cs="Arial"/>
          <w:b/>
          <w:sz w:val="24"/>
          <w:szCs w:val="24"/>
          <w:lang w:val="de-DE"/>
        </w:rPr>
      </w:pPr>
      <w:r>
        <w:rPr>
          <w:rFonts w:ascii="Garamond" w:hAnsi="Garamond" w:cs="Arial"/>
          <w:b/>
          <w:sz w:val="24"/>
          <w:szCs w:val="24"/>
          <w:lang w:val="de-DE"/>
        </w:rPr>
        <w:t>Ehitajate tee 5, 19086 Tallinn, Estonia</w:t>
      </w:r>
    </w:p>
    <w:p w:rsidR="00DB6520" w:rsidRPr="00383931" w:rsidRDefault="00DB6520" w:rsidP="00AE33D8">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r w:rsidRPr="00452750">
        <w:rPr>
          <w:rFonts w:ascii="Garamond" w:hAnsi="Garamond" w:cs="Arial"/>
          <w:sz w:val="24"/>
          <w:szCs w:val="24"/>
          <w:highlight w:val="yellow"/>
          <w:lang w:val="de-DE"/>
        </w:rPr>
        <w:t>Represented by:</w:t>
      </w:r>
    </w:p>
    <w:p w:rsidR="00DB6520" w:rsidRPr="00383931" w:rsidRDefault="00DB6520" w:rsidP="00AE33D8">
      <w:pPr>
        <w:pStyle w:val="BodyText"/>
        <w:spacing w:after="0"/>
        <w:ind w:left="1134" w:right="567"/>
        <w:jc w:val="both"/>
        <w:rPr>
          <w:rFonts w:ascii="Garamond" w:hAnsi="Garamond" w:cs="Arial"/>
          <w:sz w:val="24"/>
          <w:szCs w:val="24"/>
          <w:lang w:val="de-DE"/>
        </w:rPr>
      </w:pPr>
    </w:p>
    <w:p w:rsidR="00DB6520" w:rsidRPr="00452750" w:rsidRDefault="00DB6520" w:rsidP="003809AC">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€ 157 500</w:t>
      </w:r>
    </w:p>
    <w:p w:rsidR="00DB6520" w:rsidRPr="00452750" w:rsidRDefault="00DB6520" w:rsidP="003809AC">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52 500</w:t>
      </w:r>
    </w:p>
    <w:p w:rsidR="00DB6520" w:rsidRPr="00452750" w:rsidRDefault="00DB6520" w:rsidP="003809AC">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€ 210 000</w:t>
      </w:r>
    </w:p>
    <w:p w:rsidR="00DB6520" w:rsidRPr="00383931" w:rsidRDefault="00DB6520" w:rsidP="003809AC">
      <w:pPr>
        <w:pStyle w:val="BodyText"/>
        <w:spacing w:after="0"/>
        <w:ind w:left="1134" w:right="567" w:firstLine="284"/>
        <w:jc w:val="both"/>
        <w:rPr>
          <w:rFonts w:ascii="Garamond" w:hAnsi="Garamond" w:cs="Arial"/>
          <w:sz w:val="24"/>
          <w:szCs w:val="24"/>
          <w:lang w:val="de-DE"/>
        </w:rPr>
      </w:pPr>
    </w:p>
    <w:p w:rsidR="00DB6520" w:rsidRDefault="00DB6520" w:rsidP="00AE33D8">
      <w:pPr>
        <w:ind w:left="1134" w:right="567"/>
        <w:jc w:val="both"/>
        <w:rPr>
          <w:rFonts w:ascii="Garamond" w:hAnsi="Garamond" w:cs="Arial"/>
          <w:b/>
          <w:lang w:val="en-GB"/>
        </w:rPr>
      </w:pPr>
    </w:p>
    <w:p w:rsidR="00DB6520" w:rsidRDefault="00DB6520" w:rsidP="00452750">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2.</w:t>
      </w:r>
      <w:r w:rsidRPr="00383931">
        <w:rPr>
          <w:rFonts w:ascii="Garamond" w:hAnsi="Garamond" w:cs="Arial"/>
          <w:sz w:val="24"/>
          <w:szCs w:val="24"/>
          <w:lang w:val="de-DE"/>
        </w:rPr>
        <w:tab/>
      </w:r>
      <w:r>
        <w:rPr>
          <w:rFonts w:ascii="Garamond" w:hAnsi="Garamond" w:cs="Arial"/>
          <w:b/>
          <w:sz w:val="24"/>
          <w:szCs w:val="24"/>
          <w:lang w:val="de-DE"/>
        </w:rPr>
        <w:t>Estonian University of Life Sciences</w:t>
      </w:r>
    </w:p>
    <w:p w:rsidR="00DB6520" w:rsidRPr="00452750" w:rsidRDefault="00DB6520" w:rsidP="00452750">
      <w:pPr>
        <w:pStyle w:val="BodyText"/>
        <w:spacing w:after="0"/>
        <w:ind w:left="1134" w:right="567"/>
        <w:jc w:val="both"/>
        <w:rPr>
          <w:rFonts w:ascii="Garamond" w:hAnsi="Garamond" w:cs="Arial"/>
          <w:b/>
          <w:sz w:val="24"/>
          <w:szCs w:val="24"/>
          <w:lang w:val="de-DE"/>
        </w:rPr>
      </w:pPr>
      <w:r>
        <w:rPr>
          <w:rFonts w:ascii="Garamond" w:hAnsi="Garamond" w:cs="Arial"/>
          <w:sz w:val="24"/>
          <w:szCs w:val="24"/>
          <w:lang w:val="de-DE"/>
        </w:rPr>
        <w:t xml:space="preserve">     </w:t>
      </w:r>
      <w:r w:rsidRPr="00452750">
        <w:rPr>
          <w:rFonts w:ascii="Garamond" w:hAnsi="Garamond" w:cs="Arial"/>
          <w:b/>
          <w:sz w:val="24"/>
          <w:szCs w:val="24"/>
          <w:lang w:val="de-DE"/>
        </w:rPr>
        <w:t xml:space="preserve">Kreutzwaldi 1, 51014 Tartu, Estonia </w:t>
      </w:r>
    </w:p>
    <w:p w:rsidR="00DB6520" w:rsidRPr="00383931" w:rsidRDefault="00DB6520" w:rsidP="00452750">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r w:rsidRPr="00452750">
        <w:rPr>
          <w:rFonts w:ascii="Garamond" w:hAnsi="Garamond" w:cs="Arial"/>
          <w:sz w:val="24"/>
          <w:szCs w:val="24"/>
          <w:highlight w:val="yellow"/>
          <w:lang w:val="de-DE"/>
        </w:rPr>
        <w:t>Represented by:</w:t>
      </w:r>
    </w:p>
    <w:p w:rsidR="00DB6520" w:rsidRPr="00383931" w:rsidRDefault="00DB6520" w:rsidP="00452750">
      <w:pPr>
        <w:pStyle w:val="BodyText"/>
        <w:spacing w:after="0"/>
        <w:ind w:left="1134" w:right="567"/>
        <w:jc w:val="both"/>
        <w:rPr>
          <w:rFonts w:ascii="Garamond" w:hAnsi="Garamond" w:cs="Arial"/>
          <w:sz w:val="24"/>
          <w:szCs w:val="24"/>
          <w:lang w:val="de-DE"/>
        </w:rPr>
      </w:pPr>
      <w:r w:rsidRPr="00383931">
        <w:rPr>
          <w:rFonts w:ascii="Garamond" w:hAnsi="Garamond" w:cs="Arial"/>
          <w:sz w:val="24"/>
          <w:szCs w:val="24"/>
          <w:lang w:val="de-DE"/>
        </w:rPr>
        <w:tab/>
      </w:r>
    </w:p>
    <w:p w:rsidR="00DB6520" w:rsidRPr="00452750" w:rsidRDefault="00DB6520" w:rsidP="00452750">
      <w:pPr>
        <w:pStyle w:val="BodyText"/>
        <w:spacing w:after="0"/>
        <w:ind w:left="1134" w:right="567" w:firstLine="284"/>
        <w:jc w:val="both"/>
        <w:rPr>
          <w:rFonts w:ascii="Garamond" w:hAnsi="Garamond" w:cs="Arial"/>
          <w:b/>
          <w:sz w:val="24"/>
          <w:szCs w:val="24"/>
        </w:rPr>
      </w:pPr>
      <w:r w:rsidRPr="00383931">
        <w:rPr>
          <w:rFonts w:ascii="Garamond" w:hAnsi="Garamond" w:cs="Arial"/>
          <w:sz w:val="24"/>
          <w:szCs w:val="24"/>
        </w:rPr>
        <w:t>Approved</w:t>
      </w:r>
      <w:r>
        <w:rPr>
          <w:rFonts w:ascii="Garamond" w:hAnsi="Garamond" w:cs="Arial"/>
          <w:sz w:val="24"/>
          <w:szCs w:val="24"/>
        </w:rPr>
        <w:t xml:space="preserve"> PP level ERDF contribution</w:t>
      </w:r>
      <w:r w:rsidRPr="00383931">
        <w:rPr>
          <w:rFonts w:ascii="Garamond" w:hAnsi="Garamond" w:cs="Arial"/>
          <w:sz w:val="24"/>
          <w:szCs w:val="24"/>
        </w:rPr>
        <w:t>:</w:t>
      </w:r>
      <w:r>
        <w:rPr>
          <w:rFonts w:ascii="Garamond" w:hAnsi="Garamond" w:cs="Arial"/>
          <w:sz w:val="24"/>
          <w:szCs w:val="24"/>
        </w:rPr>
        <w:tab/>
      </w:r>
      <w:r>
        <w:rPr>
          <w:rFonts w:ascii="Garamond" w:hAnsi="Garamond" w:cs="Arial"/>
          <w:b/>
          <w:sz w:val="24"/>
          <w:szCs w:val="24"/>
        </w:rPr>
        <w:t>€ 115 500</w:t>
      </w:r>
    </w:p>
    <w:p w:rsidR="00DB6520" w:rsidRPr="00452750" w:rsidRDefault="00DB6520" w:rsidP="00452750">
      <w:pPr>
        <w:pStyle w:val="BodyText"/>
        <w:spacing w:after="0"/>
        <w:ind w:left="1134" w:right="567"/>
        <w:jc w:val="both"/>
        <w:rPr>
          <w:rFonts w:ascii="Garamond" w:hAnsi="Garamond" w:cs="Arial"/>
          <w:b/>
          <w:sz w:val="24"/>
          <w:szCs w:val="24"/>
          <w:lang w:val="de-DE"/>
        </w:rPr>
      </w:pPr>
      <w:r w:rsidRPr="00383931">
        <w:rPr>
          <w:rFonts w:ascii="Garamond" w:hAnsi="Garamond" w:cs="Arial"/>
          <w:sz w:val="24"/>
          <w:szCs w:val="24"/>
          <w:lang w:val="de-DE"/>
        </w:rPr>
        <w:tab/>
        <w:t xml:space="preserve">Amount of </w:t>
      </w:r>
      <w:r>
        <w:rPr>
          <w:rFonts w:ascii="Garamond" w:hAnsi="Garamond" w:cs="Arial"/>
          <w:sz w:val="24"/>
          <w:szCs w:val="24"/>
          <w:lang w:val="de-DE"/>
        </w:rPr>
        <w:t xml:space="preserve">national </w:t>
      </w:r>
      <w:r w:rsidRPr="00383931">
        <w:rPr>
          <w:rFonts w:ascii="Garamond" w:hAnsi="Garamond" w:cs="Arial"/>
          <w:sz w:val="24"/>
          <w:szCs w:val="24"/>
          <w:lang w:val="de-DE"/>
        </w:rPr>
        <w:t>co-financing</w:t>
      </w:r>
      <w:r>
        <w:rPr>
          <w:rFonts w:ascii="Garamond" w:hAnsi="Garamond" w:cs="Arial"/>
          <w:sz w:val="24"/>
          <w:szCs w:val="24"/>
          <w:lang w:val="de-DE"/>
        </w:rPr>
        <w:t xml:space="preserve"> :</w:t>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38 500</w:t>
      </w:r>
    </w:p>
    <w:p w:rsidR="00DB6520" w:rsidRPr="00452750" w:rsidRDefault="00DB6520" w:rsidP="00452750">
      <w:pPr>
        <w:pStyle w:val="BodyText"/>
        <w:spacing w:after="0"/>
        <w:ind w:left="1134" w:right="567" w:firstLine="284"/>
        <w:jc w:val="both"/>
        <w:rPr>
          <w:rFonts w:ascii="Garamond" w:hAnsi="Garamond" w:cs="Arial"/>
          <w:b/>
          <w:sz w:val="24"/>
          <w:szCs w:val="24"/>
          <w:lang w:val="de-DE"/>
        </w:rPr>
      </w:pPr>
      <w:r>
        <w:rPr>
          <w:rFonts w:ascii="Garamond" w:hAnsi="Garamond" w:cs="Arial"/>
          <w:sz w:val="24"/>
          <w:szCs w:val="24"/>
          <w:lang w:val="de-DE"/>
        </w:rPr>
        <w:t>Approved PP budget:</w:t>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sz w:val="24"/>
          <w:szCs w:val="24"/>
          <w:lang w:val="de-DE"/>
        </w:rPr>
        <w:tab/>
      </w:r>
      <w:r>
        <w:rPr>
          <w:rFonts w:ascii="Garamond" w:hAnsi="Garamond" w:cs="Arial"/>
          <w:b/>
          <w:sz w:val="24"/>
          <w:szCs w:val="24"/>
          <w:lang w:val="de-DE"/>
        </w:rPr>
        <w:t>€ 154 000</w:t>
      </w:r>
    </w:p>
    <w:p w:rsidR="00DB6520" w:rsidRPr="00383931" w:rsidRDefault="00DB6520" w:rsidP="00AE33D8">
      <w:pPr>
        <w:ind w:left="1134" w:right="567"/>
        <w:jc w:val="both"/>
        <w:rPr>
          <w:rFonts w:ascii="Garamond" w:hAnsi="Garamond" w:cs="Arial"/>
          <w:b/>
          <w:lang w:val="en-GB"/>
        </w:rPr>
      </w:pPr>
    </w:p>
    <w:p w:rsidR="00DB6520" w:rsidRDefault="00DB6520" w:rsidP="00AE33D8">
      <w:pPr>
        <w:ind w:left="1134" w:right="567"/>
        <w:jc w:val="both"/>
        <w:rPr>
          <w:rFonts w:ascii="Garamond" w:hAnsi="Garamond" w:cs="Arial"/>
          <w:i/>
          <w:lang w:val="en-GB"/>
        </w:rPr>
      </w:pPr>
    </w:p>
    <w:p w:rsidR="00DB6520" w:rsidRPr="00383931" w:rsidRDefault="00DB6520" w:rsidP="00AE33D8">
      <w:pPr>
        <w:ind w:left="1134" w:right="567"/>
        <w:jc w:val="both"/>
        <w:rPr>
          <w:rFonts w:ascii="Garamond" w:hAnsi="Garamond" w:cs="Arial"/>
          <w:i/>
          <w:lang w:val="en-GB"/>
        </w:rPr>
      </w:pPr>
      <w:r w:rsidRPr="00383931">
        <w:rPr>
          <w:rFonts w:ascii="Garamond" w:hAnsi="Garamond" w:cs="Arial"/>
          <w:i/>
          <w:lang w:val="en-GB"/>
        </w:rPr>
        <w:t>Article 1</w:t>
      </w:r>
    </w:p>
    <w:p w:rsidR="00DB6520" w:rsidRPr="00383931" w:rsidRDefault="00DB6520" w:rsidP="00AE33D8">
      <w:pPr>
        <w:ind w:left="1134" w:right="567"/>
        <w:jc w:val="both"/>
        <w:rPr>
          <w:rFonts w:ascii="Garamond" w:hAnsi="Garamond" w:cs="Arial"/>
          <w:b/>
          <w:lang w:val="en-GB"/>
        </w:rPr>
      </w:pPr>
      <w:r w:rsidRPr="00383931">
        <w:rPr>
          <w:rFonts w:ascii="Garamond" w:hAnsi="Garamond" w:cs="Arial"/>
          <w:b/>
          <w:lang w:val="en-GB"/>
        </w:rPr>
        <w:t>Subject of the agreement</w:t>
      </w:r>
    </w:p>
    <w:p w:rsidR="00DB6520" w:rsidRPr="00383931" w:rsidRDefault="00DB6520" w:rsidP="00AE33D8">
      <w:pPr>
        <w:ind w:left="1134" w:right="567"/>
        <w:jc w:val="both"/>
        <w:rPr>
          <w:rFonts w:ascii="Garamond" w:hAnsi="Garamond" w:cs="Arial"/>
          <w:b/>
          <w:lang w:val="en-GB"/>
        </w:rPr>
      </w:pPr>
    </w:p>
    <w:p w:rsidR="00DB6520" w:rsidRPr="00383931" w:rsidRDefault="00DB6520" w:rsidP="00D134DC">
      <w:pPr>
        <w:numPr>
          <w:ilvl w:val="0"/>
          <w:numId w:val="2"/>
        </w:numPr>
        <w:ind w:left="1134" w:right="567"/>
        <w:jc w:val="both"/>
        <w:rPr>
          <w:rFonts w:ascii="Garamond" w:hAnsi="Garamond" w:cs="Arial"/>
          <w:lang w:val="en-GB"/>
        </w:rPr>
      </w:pPr>
      <w:r w:rsidRPr="00383931">
        <w:rPr>
          <w:rFonts w:ascii="Garamond" w:hAnsi="Garamond" w:cs="Arial"/>
          <w:lang w:val="en-GB"/>
        </w:rPr>
        <w:t xml:space="preserve">Subject of this agreement is the </w:t>
      </w:r>
      <w:r>
        <w:rPr>
          <w:rFonts w:ascii="Garamond" w:hAnsi="Garamond" w:cs="Arial"/>
          <w:lang w:val="en-GB"/>
        </w:rPr>
        <w:t xml:space="preserve">setting up and implementation of the </w:t>
      </w:r>
      <w:r w:rsidRPr="00383931">
        <w:rPr>
          <w:rFonts w:ascii="Garamond" w:hAnsi="Garamond" w:cs="Arial"/>
          <w:lang w:val="en-GB"/>
        </w:rPr>
        <w:t xml:space="preserve">partnership in order to implement the </w:t>
      </w:r>
      <w:r>
        <w:rPr>
          <w:rFonts w:ascii="Garamond" w:hAnsi="Garamond" w:cs="Arial"/>
          <w:sz w:val="20"/>
        </w:rPr>
        <w:t>Central Baltic OP</w:t>
      </w:r>
      <w:r w:rsidRPr="00383931">
        <w:rPr>
          <w:rFonts w:ascii="Garamond" w:hAnsi="Garamond" w:cs="Arial"/>
          <w:lang w:val="en-GB"/>
        </w:rPr>
        <w:t xml:space="preserve"> project</w:t>
      </w:r>
      <w:r>
        <w:rPr>
          <w:rFonts w:ascii="Garamond" w:hAnsi="Garamond" w:cs="Arial"/>
          <w:lang w:val="en-GB"/>
        </w:rPr>
        <w:t xml:space="preserve"> </w:t>
      </w:r>
      <w:r w:rsidRPr="00951A3B">
        <w:rPr>
          <w:rFonts w:ascii="Garamond" w:hAnsi="Garamond" w:cs="Arial"/>
          <w:b/>
          <w:i/>
          <w:szCs w:val="22"/>
        </w:rPr>
        <w:t>BALTICDIVERSITY - Towards tran</w:t>
      </w:r>
      <w:r w:rsidRPr="00951A3B">
        <w:rPr>
          <w:rFonts w:ascii="Garamond" w:hAnsi="Garamond" w:cs="Arial"/>
          <w:b/>
          <w:i/>
          <w:szCs w:val="22"/>
        </w:rPr>
        <w:t>s</w:t>
      </w:r>
      <w:r w:rsidRPr="00951A3B">
        <w:rPr>
          <w:rFonts w:ascii="Garamond" w:hAnsi="Garamond" w:cs="Arial"/>
          <w:b/>
          <w:i/>
          <w:szCs w:val="22"/>
        </w:rPr>
        <w:t>boundary access of nature observation dat</w:t>
      </w:r>
      <w:r>
        <w:rPr>
          <w:rFonts w:ascii="Garamond" w:hAnsi="Garamond" w:cs="Arial"/>
          <w:b/>
          <w:i/>
          <w:szCs w:val="22"/>
        </w:rPr>
        <w:t>a</w:t>
      </w:r>
      <w:r>
        <w:rPr>
          <w:rFonts w:ascii="Garamond" w:hAnsi="Garamond" w:cs="Arial"/>
          <w:b/>
          <w:szCs w:val="22"/>
        </w:rPr>
        <w:t xml:space="preserve">, </w:t>
      </w:r>
      <w:r w:rsidRPr="00D22637">
        <w:rPr>
          <w:rFonts w:ascii="Garamond" w:hAnsi="Garamond" w:cs="Arial"/>
          <w:b/>
          <w:lang w:val="en-GB"/>
        </w:rPr>
        <w:t>CB41</w:t>
      </w:r>
      <w:r>
        <w:rPr>
          <w:rFonts w:ascii="Garamond" w:hAnsi="Garamond" w:cs="Arial"/>
          <w:lang w:val="en-GB"/>
        </w:rPr>
        <w:t xml:space="preserve"> </w:t>
      </w:r>
      <w:r w:rsidRPr="00383931">
        <w:rPr>
          <w:rFonts w:ascii="Garamond" w:hAnsi="Garamond" w:cs="Arial"/>
          <w:lang w:val="en-GB"/>
        </w:rPr>
        <w:t>as indicated in the an</w:t>
      </w:r>
      <w:r>
        <w:rPr>
          <w:rFonts w:ascii="Garamond" w:hAnsi="Garamond" w:cs="Arial"/>
          <w:lang w:val="en-GB"/>
        </w:rPr>
        <w:t>nexes. The a</w:t>
      </w:r>
      <w:r>
        <w:rPr>
          <w:rFonts w:ascii="Garamond" w:hAnsi="Garamond" w:cs="Arial"/>
          <w:lang w:val="en-GB"/>
        </w:rPr>
        <w:t>n</w:t>
      </w:r>
      <w:r>
        <w:rPr>
          <w:rFonts w:ascii="Garamond" w:hAnsi="Garamond" w:cs="Arial"/>
          <w:lang w:val="en-GB"/>
        </w:rPr>
        <w:t>nexes consists of:</w:t>
      </w:r>
    </w:p>
    <w:p w:rsidR="00DB6520" w:rsidRPr="00383931" w:rsidRDefault="00DB6520" w:rsidP="00AE33D8">
      <w:pPr>
        <w:ind w:left="1134" w:right="567" w:hanging="357"/>
        <w:jc w:val="both"/>
        <w:rPr>
          <w:rFonts w:ascii="Garamond" w:hAnsi="Garamond" w:cs="Arial"/>
          <w:lang w:val="en-GB"/>
        </w:rPr>
      </w:pPr>
    </w:p>
    <w:p w:rsidR="00DB6520" w:rsidRDefault="00DB6520" w:rsidP="00D134DC">
      <w:pPr>
        <w:numPr>
          <w:ilvl w:val="0"/>
          <w:numId w:val="21"/>
        </w:numPr>
        <w:tabs>
          <w:tab w:val="clear" w:pos="720"/>
          <w:tab w:val="num" w:pos="1364"/>
        </w:tabs>
        <w:ind w:left="1778" w:right="567"/>
        <w:jc w:val="both"/>
        <w:rPr>
          <w:rFonts w:ascii="Garamond" w:hAnsi="Garamond" w:cs="Arial"/>
          <w:lang w:val="en-GB"/>
        </w:rPr>
      </w:pPr>
      <w:r w:rsidRPr="00383931">
        <w:rPr>
          <w:rFonts w:ascii="Garamond" w:hAnsi="Garamond" w:cs="Arial"/>
          <w:lang w:val="en-GB"/>
        </w:rPr>
        <w:t xml:space="preserve">the latest version of the </w:t>
      </w:r>
      <w:r>
        <w:rPr>
          <w:rFonts w:ascii="Garamond" w:hAnsi="Garamond" w:cs="Arial"/>
          <w:lang w:val="en-GB"/>
        </w:rPr>
        <w:t>Application Form (AF)</w:t>
      </w:r>
      <w:r w:rsidRPr="00383931">
        <w:rPr>
          <w:rFonts w:ascii="Garamond" w:hAnsi="Garamond" w:cs="Arial"/>
          <w:lang w:val="en-GB"/>
        </w:rPr>
        <w:t xml:space="preserve"> approved by the </w:t>
      </w:r>
      <w:r>
        <w:rPr>
          <w:rFonts w:ascii="Garamond" w:hAnsi="Garamond" w:cs="Arial"/>
          <w:lang w:val="en-GB"/>
        </w:rPr>
        <w:t>respective SC</w:t>
      </w:r>
      <w:r w:rsidRPr="00383931">
        <w:rPr>
          <w:rFonts w:ascii="Garamond" w:hAnsi="Garamond" w:cs="Arial"/>
          <w:lang w:val="en-GB"/>
        </w:rPr>
        <w:t xml:space="preserve"> </w:t>
      </w:r>
      <w:r>
        <w:rPr>
          <w:rFonts w:ascii="Garamond" w:hAnsi="Garamond" w:cs="Arial"/>
          <w:lang w:val="en-GB"/>
        </w:rPr>
        <w:t>i</w:t>
      </w:r>
      <w:r>
        <w:rPr>
          <w:rFonts w:ascii="Garamond" w:hAnsi="Garamond" w:cs="Arial"/>
          <w:lang w:val="en-GB"/>
        </w:rPr>
        <w:t>n</w:t>
      </w:r>
      <w:r>
        <w:rPr>
          <w:rFonts w:ascii="Garamond" w:hAnsi="Garamond" w:cs="Arial"/>
          <w:lang w:val="en-GB"/>
        </w:rPr>
        <w:t>cluding enclosures (Annex 1</w:t>
      </w:r>
      <w:r w:rsidRPr="00383931">
        <w:rPr>
          <w:rFonts w:ascii="Garamond" w:hAnsi="Garamond" w:cs="Arial"/>
          <w:lang w:val="en-GB"/>
        </w:rPr>
        <w:t>),</w:t>
      </w:r>
    </w:p>
    <w:p w:rsidR="00DB6520" w:rsidRDefault="00DB6520" w:rsidP="005F017B">
      <w:pPr>
        <w:ind w:left="1778" w:right="567"/>
        <w:jc w:val="both"/>
        <w:rPr>
          <w:rFonts w:ascii="Garamond" w:hAnsi="Garamond" w:cs="Arial"/>
          <w:lang w:val="en-GB"/>
        </w:rPr>
      </w:pPr>
    </w:p>
    <w:p w:rsidR="00DB6520" w:rsidRPr="00383931" w:rsidRDefault="00DB6520" w:rsidP="00D134DC">
      <w:pPr>
        <w:numPr>
          <w:ilvl w:val="0"/>
          <w:numId w:val="21"/>
        </w:numPr>
        <w:tabs>
          <w:tab w:val="clear" w:pos="720"/>
          <w:tab w:val="num" w:pos="1364"/>
        </w:tabs>
        <w:ind w:left="1778" w:right="567"/>
        <w:jc w:val="both"/>
        <w:rPr>
          <w:rFonts w:ascii="Garamond" w:hAnsi="Garamond" w:cs="Arial"/>
          <w:lang w:val="en-GB"/>
        </w:rPr>
      </w:pPr>
      <w:r>
        <w:rPr>
          <w:rFonts w:ascii="Garamond" w:hAnsi="Garamond" w:cs="Arial"/>
          <w:lang w:val="en-GB"/>
        </w:rPr>
        <w:t>Annex 6 of the approved AF (Annex 2)</w:t>
      </w:r>
    </w:p>
    <w:p w:rsidR="00DB6520" w:rsidRPr="00383931" w:rsidRDefault="00DB6520" w:rsidP="005F017B">
      <w:pPr>
        <w:ind w:left="1778" w:right="567" w:hanging="357"/>
        <w:jc w:val="both"/>
        <w:rPr>
          <w:rFonts w:ascii="Garamond" w:hAnsi="Garamond" w:cs="Arial"/>
          <w:lang w:val="en-GB"/>
        </w:rPr>
      </w:pPr>
    </w:p>
    <w:p w:rsidR="00DB6520" w:rsidRDefault="00DB6520" w:rsidP="00A02931">
      <w:pPr>
        <w:numPr>
          <w:ilvl w:val="0"/>
          <w:numId w:val="21"/>
        </w:numPr>
        <w:tabs>
          <w:tab w:val="clear" w:pos="720"/>
          <w:tab w:val="num" w:pos="1364"/>
        </w:tabs>
        <w:ind w:left="1778" w:right="567"/>
        <w:jc w:val="both"/>
        <w:rPr>
          <w:rFonts w:ascii="Garamond" w:hAnsi="Garamond" w:cs="Arial"/>
          <w:lang w:val="en-GB"/>
        </w:rPr>
      </w:pPr>
      <w:r w:rsidRPr="005F017B">
        <w:rPr>
          <w:rFonts w:ascii="Garamond" w:hAnsi="Garamond" w:cs="Arial"/>
          <w:lang w:val="en-GB"/>
        </w:rPr>
        <w:t xml:space="preserve">the Subsidy Contract between the </w:t>
      </w:r>
      <w:r>
        <w:rPr>
          <w:rFonts w:ascii="Garamond" w:hAnsi="Garamond" w:cs="Arial"/>
          <w:lang w:val="en-GB"/>
        </w:rPr>
        <w:t>MA</w:t>
      </w:r>
      <w:r w:rsidRPr="005F017B">
        <w:rPr>
          <w:rFonts w:ascii="Garamond" w:hAnsi="Garamond" w:cs="Arial"/>
          <w:lang w:val="en-GB"/>
        </w:rPr>
        <w:t xml:space="preserve"> of the </w:t>
      </w:r>
      <w:r>
        <w:rPr>
          <w:rFonts w:ascii="Garamond" w:hAnsi="Garamond" w:cs="Arial"/>
          <w:sz w:val="20"/>
        </w:rPr>
        <w:t>Central Baltic OP</w:t>
      </w:r>
      <w:r w:rsidRPr="005F017B">
        <w:rPr>
          <w:rFonts w:ascii="Garamond" w:hAnsi="Garamond" w:cs="Arial"/>
          <w:lang w:val="en-GB"/>
        </w:rPr>
        <w:t xml:space="preserve"> and the </w:t>
      </w:r>
      <w:r>
        <w:rPr>
          <w:rFonts w:ascii="Garamond" w:hAnsi="Garamond" w:cs="Arial"/>
          <w:lang w:val="en-GB"/>
        </w:rPr>
        <w:t>LP</w:t>
      </w:r>
      <w:r w:rsidRPr="005F017B">
        <w:rPr>
          <w:rFonts w:ascii="Garamond" w:hAnsi="Garamond" w:cs="Arial"/>
          <w:lang w:val="en-GB"/>
        </w:rPr>
        <w:t xml:space="preserve"> dated </w:t>
      </w:r>
      <w:r>
        <w:rPr>
          <w:rFonts w:ascii="Garamond" w:hAnsi="Garamond" w:cs="Arial"/>
          <w:lang w:val="en-GB"/>
        </w:rPr>
        <w:t>8</w:t>
      </w:r>
      <w:r w:rsidRPr="00D22637">
        <w:rPr>
          <w:rFonts w:ascii="Garamond" w:hAnsi="Garamond" w:cs="Arial"/>
          <w:vertAlign w:val="superscript"/>
          <w:lang w:val="en-GB"/>
        </w:rPr>
        <w:t>th</w:t>
      </w:r>
      <w:r>
        <w:rPr>
          <w:rFonts w:ascii="Garamond" w:hAnsi="Garamond" w:cs="Arial"/>
          <w:lang w:val="en-GB"/>
        </w:rPr>
        <w:t xml:space="preserve"> of November 2011</w:t>
      </w:r>
      <w:r w:rsidRPr="005F017B">
        <w:rPr>
          <w:rFonts w:ascii="Garamond" w:hAnsi="Garamond" w:cs="Arial"/>
          <w:lang w:val="en-GB"/>
        </w:rPr>
        <w:t xml:space="preserve"> (Annex 3),</w:t>
      </w:r>
    </w:p>
    <w:p w:rsidR="00DB6520" w:rsidRDefault="00DB6520" w:rsidP="00A02931">
      <w:pPr>
        <w:ind w:right="567"/>
        <w:jc w:val="both"/>
        <w:rPr>
          <w:rFonts w:ascii="Garamond" w:hAnsi="Garamond" w:cs="Arial"/>
          <w:lang w:val="en-GB"/>
        </w:rPr>
      </w:pPr>
    </w:p>
    <w:p w:rsidR="00DB6520" w:rsidRPr="00D05A86" w:rsidRDefault="00DB6520" w:rsidP="00A02931">
      <w:pPr>
        <w:numPr>
          <w:ilvl w:val="0"/>
          <w:numId w:val="21"/>
        </w:numPr>
        <w:tabs>
          <w:tab w:val="clear" w:pos="720"/>
          <w:tab w:val="num" w:pos="1364"/>
        </w:tabs>
        <w:ind w:left="1778" w:right="567"/>
        <w:jc w:val="both"/>
        <w:rPr>
          <w:rFonts w:ascii="Garamond" w:hAnsi="Garamond" w:cs="Arial"/>
          <w:lang w:val="en-GB"/>
        </w:rPr>
      </w:pPr>
      <w:r w:rsidRPr="00D05A86">
        <w:rPr>
          <w:rFonts w:ascii="Garamond" w:hAnsi="Garamond" w:cs="Arial"/>
          <w:lang w:val="en-GB"/>
        </w:rPr>
        <w:t xml:space="preserve">Detailed </w:t>
      </w:r>
      <w:r w:rsidRPr="00D05A86">
        <w:rPr>
          <w:rFonts w:ascii="Garamond" w:hAnsi="Garamond" w:cs="Arial"/>
          <w:b/>
          <w:lang w:val="en-GB"/>
        </w:rPr>
        <w:t>Work Plan</w:t>
      </w:r>
      <w:r w:rsidRPr="00D05A86">
        <w:rPr>
          <w:rStyle w:val="FootnoteReference"/>
          <w:rFonts w:ascii="Garamond" w:hAnsi="Garamond" w:cs="Arial"/>
          <w:b/>
          <w:lang w:val="en-GB"/>
        </w:rPr>
        <w:footnoteReference w:id="2"/>
      </w:r>
      <w:r w:rsidRPr="00D05A86">
        <w:rPr>
          <w:rFonts w:ascii="Garamond" w:hAnsi="Garamond" w:cs="Arial"/>
          <w:lang w:val="en-GB"/>
        </w:rPr>
        <w:t xml:space="preserve"> by the LP/PPs (in accordance with the approved AF)</w:t>
      </w:r>
    </w:p>
    <w:p w:rsidR="00DB6520" w:rsidRPr="00D05A86" w:rsidRDefault="00DB6520" w:rsidP="00A02931">
      <w:pPr>
        <w:pStyle w:val="ListParagraph"/>
        <w:rPr>
          <w:rFonts w:ascii="Garamond" w:hAnsi="Garamond" w:cs="Arial"/>
          <w:lang w:val="en-GB"/>
        </w:rPr>
      </w:pPr>
    </w:p>
    <w:p w:rsidR="00DB6520" w:rsidRPr="00D05A86" w:rsidRDefault="00DB6520" w:rsidP="00A02931">
      <w:pPr>
        <w:numPr>
          <w:ilvl w:val="0"/>
          <w:numId w:val="21"/>
        </w:numPr>
        <w:tabs>
          <w:tab w:val="clear" w:pos="720"/>
          <w:tab w:val="num" w:pos="1364"/>
        </w:tabs>
        <w:ind w:left="1778" w:right="567"/>
        <w:jc w:val="both"/>
        <w:rPr>
          <w:rFonts w:ascii="Garamond" w:hAnsi="Garamond" w:cs="Arial"/>
          <w:lang w:val="en-GB"/>
        </w:rPr>
      </w:pPr>
      <w:r w:rsidRPr="00D05A86">
        <w:rPr>
          <w:rFonts w:ascii="Garamond" w:hAnsi="Garamond" w:cs="Arial"/>
          <w:lang w:val="en-GB"/>
        </w:rPr>
        <w:t>Payment forecast</w:t>
      </w:r>
      <w:r w:rsidRPr="00D05A86">
        <w:rPr>
          <w:rStyle w:val="FootnoteReference"/>
          <w:rFonts w:ascii="Garamond" w:hAnsi="Garamond" w:cs="Arial"/>
          <w:lang w:val="en-GB"/>
        </w:rPr>
        <w:footnoteReference w:id="3"/>
      </w:r>
      <w:r w:rsidRPr="00D05A86">
        <w:rPr>
          <w:rFonts w:ascii="Garamond" w:hAnsi="Garamond" w:cs="Arial"/>
          <w:lang w:val="en-GB"/>
        </w:rPr>
        <w:t xml:space="preserve"> (in accordance with the approved AF)</w:t>
      </w:r>
    </w:p>
    <w:p w:rsidR="00DB6520" w:rsidRPr="005F017B" w:rsidRDefault="00DB6520" w:rsidP="00A02931">
      <w:pPr>
        <w:ind w:left="1418"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2"/>
        </w:numPr>
        <w:ind w:left="1134" w:right="567"/>
        <w:jc w:val="both"/>
        <w:rPr>
          <w:rFonts w:ascii="Garamond" w:hAnsi="Garamond" w:cs="Arial"/>
          <w:lang w:val="en-GB"/>
        </w:rPr>
      </w:pPr>
      <w:r>
        <w:rPr>
          <w:rFonts w:ascii="Garamond" w:hAnsi="Garamond" w:cs="Arial"/>
          <w:lang w:val="en-GB"/>
        </w:rPr>
        <w:t xml:space="preserve">The </w:t>
      </w:r>
      <w:r w:rsidRPr="00383931">
        <w:rPr>
          <w:rFonts w:ascii="Garamond" w:hAnsi="Garamond" w:cs="Arial"/>
          <w:lang w:val="en-GB"/>
        </w:rPr>
        <w:t>annexes are considered to be an integral part of this agreement.</w:t>
      </w:r>
    </w:p>
    <w:p w:rsidR="00DB6520" w:rsidRPr="00383931" w:rsidRDefault="00DB6520" w:rsidP="00AE33D8">
      <w:pPr>
        <w:ind w:left="1134" w:right="567"/>
        <w:jc w:val="both"/>
        <w:rPr>
          <w:rFonts w:ascii="Garamond" w:hAnsi="Garamond" w:cs="Arial"/>
          <w:lang w:val="en-GB"/>
        </w:rPr>
      </w:pPr>
    </w:p>
    <w:p w:rsidR="00DB6520" w:rsidRPr="00774697" w:rsidRDefault="00DB6520" w:rsidP="00D134DC">
      <w:pPr>
        <w:numPr>
          <w:ilvl w:val="0"/>
          <w:numId w:val="2"/>
        </w:numPr>
        <w:ind w:left="1134" w:right="567"/>
        <w:jc w:val="both"/>
        <w:rPr>
          <w:rFonts w:ascii="Garamond" w:hAnsi="Garamond" w:cs="Arial"/>
          <w:b/>
          <w:lang w:val="en-GB"/>
        </w:rPr>
      </w:pPr>
      <w:r>
        <w:rPr>
          <w:rFonts w:ascii="Garamond" w:hAnsi="Garamond" w:cs="Arial"/>
          <w:lang w:val="en-GB"/>
        </w:rPr>
        <w:t>This agreement</w:t>
      </w:r>
      <w:r w:rsidRPr="00383931">
        <w:rPr>
          <w:rFonts w:ascii="Garamond" w:hAnsi="Garamond" w:cs="Arial"/>
          <w:lang w:val="en-GB"/>
        </w:rPr>
        <w:t xml:space="preserve"> enter</w:t>
      </w:r>
      <w:r>
        <w:rPr>
          <w:rFonts w:ascii="Garamond" w:hAnsi="Garamond" w:cs="Arial"/>
          <w:lang w:val="en-GB"/>
        </w:rPr>
        <w:t>s</w:t>
      </w:r>
      <w:r w:rsidRPr="00383931">
        <w:rPr>
          <w:rFonts w:ascii="Garamond" w:hAnsi="Garamond" w:cs="Arial"/>
          <w:lang w:val="en-GB"/>
        </w:rPr>
        <w:t xml:space="preserve"> into </w:t>
      </w:r>
      <w:r w:rsidRPr="00974B9F">
        <w:rPr>
          <w:rFonts w:ascii="Garamond" w:hAnsi="Garamond" w:cs="Arial"/>
          <w:lang w:val="en-GB"/>
        </w:rPr>
        <w:t>force on 01.05.2011</w:t>
      </w:r>
      <w:r w:rsidRPr="00383931">
        <w:rPr>
          <w:rFonts w:ascii="Garamond" w:hAnsi="Garamond" w:cs="Arial"/>
          <w:lang w:val="en-GB"/>
        </w:rPr>
        <w:t xml:space="preserve">. </w:t>
      </w:r>
      <w:r>
        <w:rPr>
          <w:rFonts w:ascii="Garamond" w:hAnsi="Garamond" w:cs="Arial"/>
          <w:lang w:val="en-GB"/>
        </w:rPr>
        <w:t xml:space="preserve">The agreement is in force until the last ERDF payment has been succesfully transferred to the PPs by the LP and the </w:t>
      </w:r>
      <w:r w:rsidRPr="00774697">
        <w:rPr>
          <w:rFonts w:ascii="Garamond" w:hAnsi="Garamond" w:cs="Arial"/>
          <w:b/>
          <w:lang w:val="en-GB"/>
        </w:rPr>
        <w:t>PPs have successfully received it</w:t>
      </w:r>
      <w:r>
        <w:rPr>
          <w:rFonts w:ascii="Garamond" w:hAnsi="Garamond" w:cs="Arial"/>
          <w:lang w:val="en-GB"/>
        </w:rPr>
        <w:t xml:space="preserve">.  </w:t>
      </w:r>
    </w:p>
    <w:p w:rsidR="00DB6520" w:rsidRDefault="00DB6520" w:rsidP="00774697">
      <w:pPr>
        <w:pStyle w:val="ListParagraph"/>
        <w:rPr>
          <w:rFonts w:ascii="Garamond" w:hAnsi="Garamond" w:cs="Arial"/>
          <w:b/>
          <w:lang w:val="en-GB"/>
        </w:rPr>
      </w:pPr>
    </w:p>
    <w:p w:rsidR="00DB6520" w:rsidRPr="00774697" w:rsidRDefault="00DB6520" w:rsidP="00774697">
      <w:pPr>
        <w:ind w:left="1134" w:right="567"/>
        <w:jc w:val="both"/>
        <w:rPr>
          <w:rFonts w:ascii="Garamond" w:hAnsi="Garamond" w:cs="Arial"/>
          <w:b/>
          <w:lang w:val="en-GB"/>
        </w:rPr>
      </w:pPr>
      <w:r w:rsidRPr="00774697">
        <w:rPr>
          <w:rFonts w:ascii="Garamond" w:hAnsi="Garamond" w:cs="Arial"/>
          <w:b/>
          <w:lang w:val="en-GB"/>
        </w:rPr>
        <w:t>In case the ownership</w:t>
      </w:r>
      <w:r>
        <w:rPr>
          <w:rFonts w:ascii="Garamond" w:hAnsi="Garamond" w:cs="Arial"/>
          <w:b/>
          <w:lang w:val="en-GB"/>
        </w:rPr>
        <w:t>,</w:t>
      </w:r>
      <w:r w:rsidRPr="00774697">
        <w:rPr>
          <w:rFonts w:ascii="Garamond" w:hAnsi="Garamond" w:cs="Arial"/>
          <w:b/>
          <w:lang w:val="en-GB"/>
        </w:rPr>
        <w:t xml:space="preserve"> foreseen generation of rev</w:t>
      </w:r>
      <w:r>
        <w:rPr>
          <w:rFonts w:ascii="Garamond" w:hAnsi="Garamond" w:cs="Arial"/>
          <w:b/>
          <w:lang w:val="en-GB"/>
        </w:rPr>
        <w:t>enue or publicity issues</w:t>
      </w:r>
      <w:r w:rsidRPr="00774697">
        <w:rPr>
          <w:rFonts w:ascii="Garamond" w:hAnsi="Garamond" w:cs="Arial"/>
          <w:b/>
          <w:lang w:val="en-GB"/>
        </w:rPr>
        <w:t xml:space="preserve"> require further actions outside the time this agreement is in force, the LP/PPs will agree separately on those issues</w:t>
      </w:r>
      <w:r>
        <w:rPr>
          <w:rFonts w:ascii="Garamond" w:hAnsi="Garamond" w:cs="Arial"/>
          <w:b/>
          <w:lang w:val="en-GB"/>
        </w:rPr>
        <w:t xml:space="preserve"> (</w:t>
      </w:r>
      <w:r w:rsidRPr="00995AD9">
        <w:rPr>
          <w:rFonts w:ascii="Garamond" w:hAnsi="Garamond" w:cs="Arial"/>
          <w:b/>
          <w:i/>
          <w:lang w:val="en-GB"/>
        </w:rPr>
        <w:t>Cf. Article 14-15</w:t>
      </w:r>
      <w:r>
        <w:rPr>
          <w:rFonts w:ascii="Garamond" w:hAnsi="Garamond" w:cs="Arial"/>
          <w:b/>
          <w:lang w:val="en-GB"/>
        </w:rPr>
        <w:t>)</w:t>
      </w:r>
      <w:r w:rsidRPr="00774697">
        <w:rPr>
          <w:rFonts w:ascii="Garamond" w:hAnsi="Garamond" w:cs="Arial"/>
          <w:b/>
          <w:lang w:val="en-GB"/>
        </w:rPr>
        <w:t>.</w:t>
      </w:r>
    </w:p>
    <w:p w:rsidR="00DB6520" w:rsidRPr="00383931" w:rsidRDefault="00DB6520" w:rsidP="00AE33D8">
      <w:pPr>
        <w:tabs>
          <w:tab w:val="num" w:pos="426"/>
        </w:tabs>
        <w:ind w:left="1134" w:right="567"/>
        <w:jc w:val="both"/>
        <w:rPr>
          <w:rFonts w:ascii="Garamond" w:hAnsi="Garamond" w:cs="Arial"/>
          <w:lang w:val="en-GB"/>
        </w:rPr>
      </w:pPr>
    </w:p>
    <w:p w:rsidR="00DB6520" w:rsidRPr="00383931" w:rsidRDefault="00DB6520" w:rsidP="00AE33D8">
      <w:pPr>
        <w:tabs>
          <w:tab w:val="num" w:pos="426"/>
        </w:tabs>
        <w:ind w:left="1134" w:right="567"/>
        <w:jc w:val="both"/>
        <w:rPr>
          <w:rFonts w:ascii="Garamond" w:hAnsi="Garamond" w:cs="Arial"/>
          <w:i/>
          <w:lang w:val="en-GB"/>
        </w:rPr>
      </w:pPr>
      <w:r w:rsidRPr="00383931">
        <w:rPr>
          <w:rFonts w:ascii="Garamond" w:hAnsi="Garamond" w:cs="Arial"/>
          <w:i/>
          <w:lang w:val="en-GB"/>
        </w:rPr>
        <w:t>Article 2</w:t>
      </w:r>
    </w:p>
    <w:p w:rsidR="00DB6520" w:rsidRPr="00383931" w:rsidRDefault="00DB6520" w:rsidP="00AE33D8">
      <w:pPr>
        <w:tabs>
          <w:tab w:val="num" w:pos="426"/>
        </w:tabs>
        <w:ind w:left="1134" w:right="567"/>
        <w:jc w:val="both"/>
        <w:rPr>
          <w:rFonts w:ascii="Garamond" w:hAnsi="Garamond" w:cs="Arial"/>
          <w:b/>
          <w:lang w:val="en-GB"/>
        </w:rPr>
      </w:pPr>
      <w:r w:rsidRPr="00383931">
        <w:rPr>
          <w:rFonts w:ascii="Garamond" w:hAnsi="Garamond" w:cs="Arial"/>
          <w:b/>
          <w:lang w:val="en-GB"/>
        </w:rPr>
        <w:t>Partners to the agreement</w:t>
      </w:r>
    </w:p>
    <w:p w:rsidR="00DB6520" w:rsidRPr="00383931" w:rsidRDefault="00DB6520" w:rsidP="00AE33D8">
      <w:pPr>
        <w:tabs>
          <w:tab w:val="num" w:pos="426"/>
        </w:tabs>
        <w:ind w:left="1134" w:right="567"/>
        <w:jc w:val="both"/>
        <w:rPr>
          <w:rFonts w:ascii="Garamond" w:hAnsi="Garamond" w:cs="Arial"/>
          <w:lang w:val="en-GB"/>
        </w:rPr>
      </w:pPr>
    </w:p>
    <w:p w:rsidR="00DB6520" w:rsidRDefault="00DB6520" w:rsidP="00D134DC">
      <w:pPr>
        <w:numPr>
          <w:ilvl w:val="0"/>
          <w:numId w:val="3"/>
        </w:numPr>
        <w:ind w:left="1134" w:right="567"/>
        <w:jc w:val="both"/>
        <w:rPr>
          <w:rFonts w:ascii="Garamond" w:hAnsi="Garamond" w:cs="Arial"/>
          <w:lang w:val="en-GB"/>
        </w:rPr>
      </w:pPr>
      <w:r>
        <w:rPr>
          <w:rFonts w:ascii="Garamond" w:hAnsi="Garamond" w:cs="Arial"/>
          <w:lang w:val="en-GB"/>
        </w:rPr>
        <w:t>The Partners to this agreement are the LP and other PPs in accordance with the approved AF</w:t>
      </w:r>
    </w:p>
    <w:p w:rsidR="00DB6520" w:rsidRDefault="00DB6520" w:rsidP="008B5FA1">
      <w:pPr>
        <w:ind w:left="1134" w:right="567"/>
        <w:jc w:val="both"/>
        <w:rPr>
          <w:rFonts w:ascii="Garamond" w:hAnsi="Garamond" w:cs="Arial"/>
          <w:lang w:val="en-GB"/>
        </w:rPr>
      </w:pPr>
    </w:p>
    <w:p w:rsidR="00DB6520" w:rsidRPr="00383931" w:rsidRDefault="00DB6520" w:rsidP="00D134DC">
      <w:pPr>
        <w:numPr>
          <w:ilvl w:val="0"/>
          <w:numId w:val="3"/>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 organisation</w:t>
      </w:r>
      <w:r w:rsidRPr="00383931">
        <w:rPr>
          <w:rFonts w:ascii="Garamond" w:hAnsi="Garamond" w:cs="Arial"/>
          <w:lang w:val="en-GB"/>
        </w:rPr>
        <w:t xml:space="preserve"> is responsible for the management, communication, implementation and co-ordination of activities among the related partners as described in the Programme Manual and in th</w:t>
      </w:r>
      <w:r>
        <w:rPr>
          <w:rFonts w:ascii="Garamond" w:hAnsi="Garamond" w:cs="Arial"/>
          <w:lang w:val="en-GB"/>
        </w:rPr>
        <w:t>e Subsidy Contract</w:t>
      </w:r>
      <w:r w:rsidRPr="00383931">
        <w:rPr>
          <w:rFonts w:ascii="Garamond" w:hAnsi="Garamond" w:cs="Arial"/>
          <w:lang w:val="en-GB"/>
        </w:rPr>
        <w:t xml:space="preserve"> “Representation of partners, li</w:t>
      </w:r>
      <w:r>
        <w:rPr>
          <w:rFonts w:ascii="Garamond" w:hAnsi="Garamond" w:cs="Arial"/>
          <w:lang w:val="en-GB"/>
        </w:rPr>
        <w:t>ability”.</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3"/>
        </w:numPr>
        <w:ind w:left="1134" w:right="567"/>
        <w:jc w:val="both"/>
        <w:rPr>
          <w:rFonts w:ascii="Garamond" w:hAnsi="Garamond" w:cs="Arial"/>
          <w:lang w:val="en-GB"/>
        </w:rPr>
      </w:pPr>
      <w:r>
        <w:rPr>
          <w:rFonts w:ascii="Garamond" w:hAnsi="Garamond" w:cs="Arial"/>
          <w:lang w:val="en-GB"/>
        </w:rPr>
        <w:t>The PP</w:t>
      </w:r>
      <w:r w:rsidRPr="00383931">
        <w:rPr>
          <w:rFonts w:ascii="Garamond" w:hAnsi="Garamond" w:cs="Arial"/>
          <w:lang w:val="en-GB"/>
        </w:rPr>
        <w:t xml:space="preserve"> </w:t>
      </w:r>
      <w:r>
        <w:rPr>
          <w:rFonts w:ascii="Garamond" w:hAnsi="Garamond" w:cs="Arial"/>
          <w:lang w:val="en-GB"/>
        </w:rPr>
        <w:t>–</w:t>
      </w:r>
      <w:r w:rsidRPr="00383931">
        <w:rPr>
          <w:rFonts w:ascii="Garamond" w:hAnsi="Garamond" w:cs="Arial"/>
          <w:lang w:val="en-GB"/>
        </w:rPr>
        <w:t>organisations</w:t>
      </w:r>
      <w:r>
        <w:rPr>
          <w:rFonts w:ascii="Garamond" w:hAnsi="Garamond" w:cs="Arial"/>
          <w:lang w:val="en-GB"/>
        </w:rPr>
        <w:t xml:space="preserve"> are</w:t>
      </w:r>
      <w:r w:rsidRPr="00383931">
        <w:rPr>
          <w:rFonts w:ascii="Garamond" w:hAnsi="Garamond" w:cs="Arial"/>
          <w:lang w:val="en-GB"/>
        </w:rPr>
        <w:t xml:space="preserve"> responsible for carrying out specific project activities </w:t>
      </w:r>
      <w:r>
        <w:rPr>
          <w:rFonts w:ascii="Garamond" w:hAnsi="Garamond" w:cs="Arial"/>
          <w:lang w:val="en-GB"/>
        </w:rPr>
        <w:t>in acco</w:t>
      </w:r>
      <w:r>
        <w:rPr>
          <w:rFonts w:ascii="Garamond" w:hAnsi="Garamond" w:cs="Arial"/>
          <w:lang w:val="en-GB"/>
        </w:rPr>
        <w:t>r</w:t>
      </w:r>
      <w:r>
        <w:rPr>
          <w:rFonts w:ascii="Garamond" w:hAnsi="Garamond" w:cs="Arial"/>
          <w:lang w:val="en-GB"/>
        </w:rPr>
        <w:t xml:space="preserve">dance with the </w:t>
      </w:r>
      <w:r w:rsidRPr="00383931">
        <w:rPr>
          <w:rFonts w:ascii="Garamond" w:hAnsi="Garamond" w:cs="Arial"/>
          <w:lang w:val="en-GB"/>
        </w:rPr>
        <w:t xml:space="preserve">approved </w:t>
      </w:r>
      <w:r>
        <w:rPr>
          <w:rFonts w:ascii="Garamond" w:hAnsi="Garamond" w:cs="Arial"/>
          <w:lang w:val="en-GB"/>
        </w:rPr>
        <w:t>AF and Annex 6 and the Subsidy Contract (Annex 3).</w:t>
      </w:r>
    </w:p>
    <w:p w:rsidR="00DB6520" w:rsidRDefault="00DB6520" w:rsidP="00AE33D8">
      <w:pPr>
        <w:ind w:left="1134" w:right="567"/>
        <w:jc w:val="both"/>
        <w:rPr>
          <w:rFonts w:ascii="Garamond" w:hAnsi="Garamond" w:cs="Arial"/>
          <w:highlight w:val="yellow"/>
          <w:lang w:val="en-GB"/>
        </w:rPr>
      </w:pPr>
    </w:p>
    <w:p w:rsidR="00DB6520" w:rsidRDefault="00DB6520" w:rsidP="00AE33D8">
      <w:pPr>
        <w:tabs>
          <w:tab w:val="num" w:pos="426"/>
        </w:tabs>
        <w:ind w:left="1134" w:right="567"/>
        <w:jc w:val="both"/>
        <w:rPr>
          <w:rFonts w:ascii="Garamond" w:hAnsi="Garamond" w:cs="Arial"/>
          <w:i/>
          <w:lang w:val="en-GB"/>
        </w:rPr>
      </w:pPr>
    </w:p>
    <w:p w:rsidR="00DB6520" w:rsidRDefault="00DB6520" w:rsidP="00AE33D8">
      <w:pPr>
        <w:tabs>
          <w:tab w:val="num" w:pos="426"/>
        </w:tabs>
        <w:ind w:left="1134" w:right="567"/>
        <w:jc w:val="both"/>
        <w:rPr>
          <w:rFonts w:ascii="Garamond" w:hAnsi="Garamond" w:cs="Arial"/>
          <w:i/>
          <w:lang w:val="en-GB"/>
        </w:rPr>
      </w:pPr>
      <w:r w:rsidRPr="00383931">
        <w:rPr>
          <w:rFonts w:ascii="Garamond" w:hAnsi="Garamond" w:cs="Arial"/>
          <w:i/>
          <w:lang w:val="en-GB"/>
        </w:rPr>
        <w:t>Article 3</w:t>
      </w:r>
    </w:p>
    <w:p w:rsidR="00DB6520" w:rsidRPr="00383931" w:rsidRDefault="00DB6520" w:rsidP="00AE33D8">
      <w:pPr>
        <w:tabs>
          <w:tab w:val="num" w:pos="426"/>
        </w:tabs>
        <w:ind w:left="1134" w:right="567"/>
        <w:jc w:val="both"/>
        <w:rPr>
          <w:rFonts w:ascii="Garamond" w:hAnsi="Garamond" w:cs="Arial"/>
          <w:b/>
          <w:lang w:val="en-GB"/>
        </w:rPr>
      </w:pPr>
      <w:r w:rsidRPr="00383931">
        <w:rPr>
          <w:rFonts w:ascii="Garamond" w:hAnsi="Garamond" w:cs="Arial"/>
          <w:b/>
          <w:lang w:val="en-GB"/>
        </w:rPr>
        <w:t>Obligations</w:t>
      </w:r>
      <w:r>
        <w:rPr>
          <w:rFonts w:ascii="Garamond" w:hAnsi="Garamond" w:cs="Arial"/>
          <w:b/>
          <w:lang w:val="en-GB"/>
        </w:rPr>
        <w:t xml:space="preserve"> of the LP/PPs</w:t>
      </w:r>
    </w:p>
    <w:p w:rsidR="00DB6520" w:rsidRPr="00383931" w:rsidRDefault="00DB6520" w:rsidP="00AE33D8">
      <w:pPr>
        <w:tabs>
          <w:tab w:val="num" w:pos="426"/>
        </w:tabs>
        <w:ind w:left="1134" w:right="567"/>
        <w:jc w:val="both"/>
        <w:rPr>
          <w:rFonts w:ascii="Garamond" w:hAnsi="Garamond" w:cs="Arial"/>
          <w:b/>
          <w:lang w:val="en-GB"/>
        </w:rPr>
      </w:pPr>
    </w:p>
    <w:p w:rsidR="00DB6520" w:rsidRPr="00383931" w:rsidRDefault="00DB6520" w:rsidP="00AE33D8">
      <w:pPr>
        <w:tabs>
          <w:tab w:val="num" w:pos="426"/>
        </w:tabs>
        <w:ind w:left="1134" w:right="567"/>
        <w:jc w:val="both"/>
        <w:rPr>
          <w:rFonts w:ascii="Garamond" w:hAnsi="Garamond" w:cs="Arial"/>
          <w:i/>
          <w:lang w:val="en-GB"/>
        </w:rPr>
      </w:pPr>
      <w:r w:rsidRPr="00383931">
        <w:rPr>
          <w:rFonts w:ascii="Garamond" w:hAnsi="Garamond" w:cs="Arial"/>
          <w:i/>
          <w:lang w:val="en-GB"/>
        </w:rPr>
        <w:t>General provisions</w:t>
      </w:r>
    </w:p>
    <w:p w:rsidR="00DB6520" w:rsidRPr="00383931" w:rsidRDefault="00DB6520" w:rsidP="00AE33D8">
      <w:pPr>
        <w:tabs>
          <w:tab w:val="num" w:pos="426"/>
        </w:tabs>
        <w:ind w:left="1134" w:right="567"/>
        <w:jc w:val="both"/>
        <w:rPr>
          <w:rFonts w:ascii="Garamond" w:hAnsi="Garamond" w:cs="Arial"/>
          <w:b/>
          <w:lang w:val="en-GB"/>
        </w:rPr>
      </w:pPr>
    </w:p>
    <w:p w:rsidR="00DB6520" w:rsidRPr="00383931" w:rsidRDefault="00DB6520" w:rsidP="004728DA">
      <w:p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LP/PPs</w:t>
      </w:r>
      <w:r w:rsidRPr="00383931">
        <w:rPr>
          <w:rFonts w:ascii="Garamond" w:hAnsi="Garamond" w:cs="Arial"/>
          <w:lang w:val="en-GB"/>
        </w:rPr>
        <w:t xml:space="preserve"> </w:t>
      </w:r>
      <w:del w:id="4" w:author="Miikka Kärki" w:date="2011-12-22T09:27:00Z">
        <w:r w:rsidDel="0019185D">
          <w:rPr>
            <w:rFonts w:ascii="Garamond" w:hAnsi="Garamond" w:cs="Arial"/>
            <w:lang w:val="en-GB"/>
          </w:rPr>
          <w:delText>are</w:delText>
        </w:r>
        <w:r w:rsidRPr="00383931" w:rsidDel="0019185D">
          <w:rPr>
            <w:rFonts w:ascii="Garamond" w:hAnsi="Garamond" w:cs="Arial"/>
            <w:lang w:val="en-GB"/>
          </w:rPr>
          <w:delText xml:space="preserve"> doing everything</w:delText>
        </w:r>
      </w:del>
      <w:ins w:id="5" w:author="Miikka Kärki" w:date="2011-12-22T09:27:00Z">
        <w:r>
          <w:rPr>
            <w:rFonts w:ascii="Garamond" w:hAnsi="Garamond" w:cs="Arial"/>
            <w:lang w:val="en-GB"/>
          </w:rPr>
          <w:t>shall use all reasonable efforts</w:t>
        </w:r>
      </w:ins>
      <w:r w:rsidRPr="00383931">
        <w:rPr>
          <w:rFonts w:ascii="Garamond" w:hAnsi="Garamond" w:cs="Arial"/>
          <w:lang w:val="en-GB"/>
        </w:rPr>
        <w:t xml:space="preserve"> to support the implementation of the project as defined in</w:t>
      </w:r>
      <w:r>
        <w:rPr>
          <w:rFonts w:ascii="Garamond" w:hAnsi="Garamond" w:cs="Arial"/>
          <w:lang w:val="en-GB"/>
        </w:rPr>
        <w:t xml:space="preserve"> the preamble of this agreement and in the Subsidy Contract</w:t>
      </w:r>
      <w:r w:rsidRPr="00383931">
        <w:rPr>
          <w:rFonts w:ascii="Garamond" w:hAnsi="Garamond" w:cs="Arial"/>
          <w:lang w:val="en-GB"/>
        </w:rPr>
        <w:t xml:space="preserve"> in compli</w:t>
      </w:r>
      <w:r>
        <w:rPr>
          <w:rFonts w:ascii="Garamond" w:hAnsi="Garamond" w:cs="Arial"/>
          <w:lang w:val="en-GB"/>
        </w:rPr>
        <w:t>ance with relevant EU and</w:t>
      </w:r>
      <w:r w:rsidRPr="00383931">
        <w:rPr>
          <w:rFonts w:ascii="Garamond" w:hAnsi="Garamond" w:cs="Arial"/>
          <w:lang w:val="en-GB"/>
        </w:rPr>
        <w:t xml:space="preserve"> national legisla</w:t>
      </w:r>
      <w:r>
        <w:rPr>
          <w:rFonts w:ascii="Garamond" w:hAnsi="Garamond" w:cs="Arial"/>
          <w:lang w:val="en-GB"/>
        </w:rPr>
        <w:t>tion</w:t>
      </w:r>
      <w:r w:rsidRPr="00383931">
        <w:rPr>
          <w:rFonts w:ascii="Garamond" w:hAnsi="Garamond" w:cs="Arial"/>
          <w:lang w:val="en-GB"/>
        </w:rPr>
        <w:t>.</w:t>
      </w:r>
    </w:p>
    <w:p w:rsidR="00DB6520" w:rsidRPr="00383931" w:rsidRDefault="00DB6520" w:rsidP="00AE33D8">
      <w:pPr>
        <w:ind w:left="1134" w:right="567"/>
        <w:jc w:val="both"/>
        <w:rPr>
          <w:rFonts w:ascii="Garamond" w:hAnsi="Garamond" w:cs="Arial"/>
          <w:lang w:val="en-GB"/>
        </w:rPr>
      </w:pPr>
    </w:p>
    <w:p w:rsidR="00DB6520" w:rsidRPr="00383931" w:rsidRDefault="00DB6520" w:rsidP="004728DA">
      <w:pPr>
        <w:numPr>
          <w:ilvl w:val="0"/>
          <w:numId w:val="26"/>
        </w:numPr>
        <w:ind w:right="567"/>
        <w:jc w:val="both"/>
        <w:rPr>
          <w:rFonts w:ascii="Garamond" w:hAnsi="Garamond" w:cs="Arial"/>
          <w:i/>
          <w:lang w:val="en-GB"/>
        </w:rPr>
      </w:pPr>
      <w:r w:rsidRPr="00383931">
        <w:rPr>
          <w:rFonts w:ascii="Garamond" w:hAnsi="Garamond" w:cs="Arial"/>
          <w:i/>
          <w:lang w:val="en-GB"/>
        </w:rPr>
        <w:t>Obligation and duties of the Lead Partner</w:t>
      </w:r>
    </w:p>
    <w:p w:rsidR="00DB6520" w:rsidRPr="00383931" w:rsidRDefault="00DB6520" w:rsidP="00AE33D8">
      <w:pPr>
        <w:tabs>
          <w:tab w:val="num" w:pos="426"/>
        </w:tabs>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w:t>
      </w:r>
      <w:r w:rsidRPr="00383931">
        <w:rPr>
          <w:rFonts w:ascii="Garamond" w:hAnsi="Garamond" w:cs="Arial"/>
          <w:lang w:val="en-GB"/>
        </w:rPr>
        <w:t xml:space="preserve"> shall fulfil all obligations arising from the Subsidy Contract and the approved </w:t>
      </w:r>
      <w:r>
        <w:rPr>
          <w:rFonts w:ascii="Garamond" w:hAnsi="Garamond" w:cs="Arial"/>
          <w:lang w:val="en-GB"/>
        </w:rPr>
        <w:t>AF</w:t>
      </w:r>
      <w:r w:rsidRPr="00383931">
        <w:rPr>
          <w:rFonts w:ascii="Garamond" w:hAnsi="Garamond" w:cs="Arial"/>
          <w:lang w:val="en-GB"/>
        </w:rPr>
        <w:t xml:space="preserve">. </w:t>
      </w:r>
      <w:r>
        <w:rPr>
          <w:rFonts w:ascii="Garamond" w:hAnsi="Garamond" w:cs="Arial"/>
          <w:lang w:val="en-GB"/>
        </w:rPr>
        <w:t>T</w:t>
      </w:r>
      <w:r w:rsidRPr="00370EBD">
        <w:rPr>
          <w:rFonts w:ascii="Garamond" w:hAnsi="Garamond" w:cs="Arial"/>
          <w:lang w:val="en-GB"/>
        </w:rPr>
        <w:t xml:space="preserve">he </w:t>
      </w:r>
      <w:r>
        <w:rPr>
          <w:rFonts w:ascii="Garamond" w:hAnsi="Garamond" w:cs="Arial"/>
          <w:lang w:val="en-GB"/>
        </w:rPr>
        <w:t>LP</w:t>
      </w:r>
      <w:r w:rsidRPr="00370EBD">
        <w:rPr>
          <w:rFonts w:ascii="Garamond" w:hAnsi="Garamond" w:cs="Arial"/>
          <w:lang w:val="en-GB"/>
        </w:rPr>
        <w:t xml:space="preserve"> shall</w:t>
      </w:r>
      <w:r>
        <w:rPr>
          <w:rFonts w:ascii="Garamond" w:hAnsi="Garamond" w:cs="Arial"/>
          <w:lang w:val="en-GB"/>
        </w:rPr>
        <w:t>:</w:t>
      </w:r>
    </w:p>
    <w:p w:rsidR="00DB6520" w:rsidRPr="00383931" w:rsidRDefault="00DB6520" w:rsidP="00AE33D8">
      <w:pPr>
        <w:ind w:left="1134" w:right="567"/>
        <w:jc w:val="both"/>
        <w:rPr>
          <w:rFonts w:ascii="Garamond" w:hAnsi="Garamond" w:cs="Arial"/>
          <w:lang w:val="en-GB"/>
        </w:rPr>
      </w:pPr>
    </w:p>
    <w:p w:rsidR="00DB6520" w:rsidRDefault="00DB6520" w:rsidP="00D134DC">
      <w:pPr>
        <w:numPr>
          <w:ilvl w:val="0"/>
          <w:numId w:val="12"/>
        </w:numPr>
        <w:ind w:left="1134" w:right="567"/>
        <w:jc w:val="both"/>
        <w:rPr>
          <w:rFonts w:ascii="Garamond" w:hAnsi="Garamond" w:cs="Arial"/>
          <w:lang w:val="en-GB"/>
        </w:rPr>
      </w:pPr>
      <w:r>
        <w:rPr>
          <w:rFonts w:ascii="Garamond" w:hAnsi="Garamond" w:cs="Arial"/>
          <w:lang w:val="en-GB"/>
        </w:rPr>
        <w:t xml:space="preserve">In accordance with approved AF to </w:t>
      </w:r>
      <w:r w:rsidRPr="00370EBD">
        <w:rPr>
          <w:rFonts w:ascii="Garamond" w:hAnsi="Garamond" w:cs="Arial"/>
          <w:lang w:val="en-GB"/>
        </w:rPr>
        <w:t>appoint the required project personnel responsible for the</w:t>
      </w:r>
      <w:r>
        <w:rPr>
          <w:rFonts w:ascii="Garamond" w:hAnsi="Garamond" w:cs="Arial"/>
          <w:lang w:val="en-GB"/>
        </w:rPr>
        <w:t xml:space="preserve"> general</w:t>
      </w:r>
      <w:r w:rsidRPr="00370EBD">
        <w:rPr>
          <w:rFonts w:ascii="Garamond" w:hAnsi="Garamond" w:cs="Arial"/>
          <w:lang w:val="en-GB"/>
        </w:rPr>
        <w:t xml:space="preserve"> implementation</w:t>
      </w:r>
      <w:r>
        <w:rPr>
          <w:rFonts w:ascii="Garamond" w:hAnsi="Garamond" w:cs="Arial"/>
          <w:lang w:val="en-GB"/>
        </w:rPr>
        <w:t xml:space="preserve"> and reporting</w:t>
      </w:r>
      <w:r w:rsidRPr="00370EBD">
        <w:rPr>
          <w:rFonts w:ascii="Garamond" w:hAnsi="Garamond" w:cs="Arial"/>
          <w:lang w:val="en-GB"/>
        </w:rPr>
        <w:t xml:space="preserve"> and financial management</w:t>
      </w:r>
      <w:r>
        <w:rPr>
          <w:rFonts w:ascii="Garamond" w:hAnsi="Garamond" w:cs="Arial"/>
          <w:lang w:val="en-GB"/>
        </w:rPr>
        <w:t xml:space="preserve"> (</w:t>
      </w:r>
      <w:r w:rsidRPr="00383931">
        <w:rPr>
          <w:rFonts w:ascii="Garamond" w:hAnsi="Garamond" w:cs="Arial"/>
          <w:lang w:val="en-GB"/>
        </w:rPr>
        <w:t>accounts, financial reporting, the internal handling of ERDF funds and national co-financing</w:t>
      </w:r>
      <w:r>
        <w:rPr>
          <w:rFonts w:ascii="Garamond" w:hAnsi="Garamond" w:cs="Arial"/>
          <w:lang w:val="en-GB"/>
        </w:rPr>
        <w:t>)</w:t>
      </w:r>
      <w:r w:rsidRPr="00370EBD">
        <w:rPr>
          <w:rFonts w:ascii="Garamond" w:hAnsi="Garamond" w:cs="Arial"/>
          <w:lang w:val="en-GB"/>
        </w:rPr>
        <w:t xml:space="preserve"> </w:t>
      </w:r>
    </w:p>
    <w:p w:rsidR="00DB6520" w:rsidRPr="00383931" w:rsidRDefault="00DB6520" w:rsidP="00AE33D8">
      <w:pPr>
        <w:ind w:left="1134" w:right="567"/>
        <w:jc w:val="both"/>
        <w:rPr>
          <w:rFonts w:ascii="Garamond" w:hAnsi="Garamond" w:cs="Arial"/>
          <w:lang w:val="en-GB"/>
        </w:rPr>
      </w:pPr>
    </w:p>
    <w:p w:rsidR="00DB6520" w:rsidRDefault="00DB6520" w:rsidP="00D134DC">
      <w:pPr>
        <w:numPr>
          <w:ilvl w:val="0"/>
          <w:numId w:val="12"/>
        </w:numPr>
        <w:ind w:left="1134" w:right="567"/>
        <w:jc w:val="both"/>
        <w:rPr>
          <w:rFonts w:ascii="Garamond" w:hAnsi="Garamond" w:cs="Arial"/>
          <w:lang w:val="en-GB"/>
        </w:rPr>
      </w:pPr>
      <w:r w:rsidRPr="00383931">
        <w:rPr>
          <w:rFonts w:ascii="Garamond" w:hAnsi="Garamond" w:cs="Arial"/>
          <w:lang w:val="en-GB"/>
        </w:rPr>
        <w:t>start and implement the project</w:t>
      </w:r>
      <w:r>
        <w:rPr>
          <w:rFonts w:ascii="Garamond" w:hAnsi="Garamond" w:cs="Arial"/>
          <w:lang w:val="en-GB"/>
        </w:rPr>
        <w:t xml:space="preserve"> together with other PPs</w:t>
      </w:r>
      <w:r w:rsidRPr="00383931">
        <w:rPr>
          <w:rFonts w:ascii="Garamond" w:hAnsi="Garamond" w:cs="Arial"/>
          <w:lang w:val="en-GB"/>
        </w:rPr>
        <w:t xml:space="preserve"> </w:t>
      </w:r>
      <w:r>
        <w:rPr>
          <w:rFonts w:ascii="Garamond" w:hAnsi="Garamond" w:cs="Arial"/>
          <w:lang w:val="en-GB"/>
        </w:rPr>
        <w:t>in accordance with the approved AF and Subsidy Contract</w:t>
      </w:r>
    </w:p>
    <w:p w:rsidR="00DB6520" w:rsidRDefault="00DB6520" w:rsidP="00607B74">
      <w:pPr>
        <w:pStyle w:val="ListParagraph"/>
        <w:rPr>
          <w:rFonts w:ascii="Garamond" w:hAnsi="Garamond" w:cs="Arial"/>
          <w:lang w:val="en-GB"/>
        </w:rPr>
      </w:pPr>
    </w:p>
    <w:p w:rsidR="00DB6520" w:rsidRDefault="00DB6520" w:rsidP="00D134DC">
      <w:pPr>
        <w:numPr>
          <w:ilvl w:val="0"/>
          <w:numId w:val="12"/>
        </w:numPr>
        <w:ind w:left="1134" w:right="567"/>
        <w:jc w:val="both"/>
        <w:rPr>
          <w:rFonts w:ascii="Garamond" w:hAnsi="Garamond" w:cs="Arial"/>
          <w:lang w:val="en-GB"/>
        </w:rPr>
      </w:pPr>
      <w:r>
        <w:rPr>
          <w:rFonts w:ascii="Garamond" w:hAnsi="Garamond" w:cs="Arial"/>
          <w:lang w:val="en-GB"/>
        </w:rPr>
        <w:t>Set up and coordinate the work of the Project Steering Group in accordance with instru</w:t>
      </w:r>
      <w:r>
        <w:rPr>
          <w:rFonts w:ascii="Garamond" w:hAnsi="Garamond" w:cs="Arial"/>
          <w:lang w:val="en-GB"/>
        </w:rPr>
        <w:t>c</w:t>
      </w:r>
      <w:r>
        <w:rPr>
          <w:rFonts w:ascii="Garamond" w:hAnsi="Garamond" w:cs="Arial"/>
          <w:lang w:val="en-GB"/>
        </w:rPr>
        <w:t>tions of the Programme Manual and Subsidy Contract</w:t>
      </w:r>
      <w:r w:rsidRPr="00383931">
        <w:rPr>
          <w:rFonts w:ascii="Garamond" w:hAnsi="Garamond" w:cs="Arial"/>
          <w:lang w:val="en-GB"/>
        </w:rPr>
        <w:t xml:space="preserve"> </w:t>
      </w:r>
    </w:p>
    <w:p w:rsidR="00DB6520" w:rsidRDefault="00DB6520" w:rsidP="001E6BF0">
      <w:pPr>
        <w:pStyle w:val="ListParagraph"/>
        <w:rPr>
          <w:rFonts w:ascii="Garamond" w:hAnsi="Garamond" w:cs="Arial"/>
          <w:lang w:val="en-GB"/>
        </w:rPr>
      </w:pPr>
    </w:p>
    <w:p w:rsidR="00DB6520" w:rsidRPr="00383931" w:rsidRDefault="00DB6520" w:rsidP="00D134DC">
      <w:pPr>
        <w:numPr>
          <w:ilvl w:val="0"/>
          <w:numId w:val="12"/>
        </w:numPr>
        <w:ind w:left="1134" w:right="567"/>
        <w:jc w:val="both"/>
        <w:rPr>
          <w:rFonts w:ascii="Garamond" w:hAnsi="Garamond" w:cs="Arial"/>
          <w:lang w:val="en-GB"/>
        </w:rPr>
      </w:pPr>
      <w:r>
        <w:rPr>
          <w:rFonts w:ascii="Garamond" w:hAnsi="Garamond" w:cs="Arial"/>
          <w:lang w:val="en-GB"/>
        </w:rPr>
        <w:t>To be at all times in close contact with the JTS Contact Person to ensure fluent exchange of information between the LP and the JTS</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12"/>
        </w:numPr>
        <w:ind w:left="1134" w:right="567"/>
        <w:jc w:val="both"/>
        <w:rPr>
          <w:rFonts w:ascii="Garamond" w:hAnsi="Garamond" w:cs="Arial"/>
          <w:lang w:val="en-GB"/>
        </w:rPr>
      </w:pPr>
      <w:r>
        <w:rPr>
          <w:rFonts w:ascii="Garamond" w:hAnsi="Garamond" w:cs="Arial"/>
          <w:lang w:val="en-GB"/>
        </w:rPr>
        <w:t>compile and present PR/PC including Interim and Final reports</w:t>
      </w:r>
      <w:r w:rsidRPr="00383931">
        <w:rPr>
          <w:rFonts w:ascii="Garamond" w:hAnsi="Garamond" w:cs="Arial"/>
          <w:lang w:val="en-GB"/>
        </w:rPr>
        <w:t xml:space="preserve"> to the Join</w:t>
      </w:r>
      <w:r>
        <w:rPr>
          <w:rFonts w:ascii="Garamond" w:hAnsi="Garamond" w:cs="Arial"/>
          <w:lang w:val="en-GB"/>
        </w:rPr>
        <w:t>t Technical S</w:t>
      </w:r>
      <w:r>
        <w:rPr>
          <w:rFonts w:ascii="Garamond" w:hAnsi="Garamond" w:cs="Arial"/>
          <w:lang w:val="en-GB"/>
        </w:rPr>
        <w:t>e</w:t>
      </w:r>
      <w:r>
        <w:rPr>
          <w:rFonts w:ascii="Garamond" w:hAnsi="Garamond" w:cs="Arial"/>
          <w:lang w:val="en-GB"/>
        </w:rPr>
        <w:t xml:space="preserve">cretariat (JTS) of the </w:t>
      </w:r>
      <w:r>
        <w:rPr>
          <w:rFonts w:ascii="Garamond" w:hAnsi="Garamond" w:cs="Arial"/>
          <w:sz w:val="20"/>
        </w:rPr>
        <w:t>Central Baltic OP</w:t>
      </w:r>
      <w:r w:rsidRPr="00383931">
        <w:rPr>
          <w:rFonts w:ascii="Garamond" w:hAnsi="Garamond" w:cs="Arial"/>
          <w:lang w:val="en-GB"/>
        </w:rPr>
        <w:t xml:space="preserve"> programme, as defined in the</w:t>
      </w:r>
      <w:r>
        <w:rPr>
          <w:rFonts w:ascii="Garamond" w:hAnsi="Garamond" w:cs="Arial"/>
          <w:lang w:val="en-GB"/>
        </w:rPr>
        <w:t xml:space="preserve"> Programme Manual, </w:t>
      </w:r>
      <w:r w:rsidRPr="00CD1D16">
        <w:rPr>
          <w:rFonts w:ascii="Garamond" w:hAnsi="Garamond" w:cs="Arial"/>
          <w:i/>
          <w:lang w:val="en-GB"/>
        </w:rPr>
        <w:t xml:space="preserve">Practical Guide on reporting </w:t>
      </w:r>
      <w:r w:rsidRPr="00CD1D16">
        <w:rPr>
          <w:rFonts w:ascii="Garamond" w:hAnsi="Garamond" w:cs="Arial"/>
          <w:lang w:val="en-GB"/>
        </w:rPr>
        <w:t>and Subsidy</w:t>
      </w:r>
      <w:r w:rsidRPr="00383931">
        <w:rPr>
          <w:rFonts w:ascii="Garamond" w:hAnsi="Garamond" w:cs="Arial"/>
          <w:lang w:val="en-GB"/>
        </w:rPr>
        <w:t xml:space="preserve"> Contract</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14"/>
        </w:numPr>
        <w:ind w:left="1134" w:right="567"/>
        <w:jc w:val="both"/>
        <w:rPr>
          <w:rFonts w:ascii="Garamond" w:hAnsi="Garamond" w:cs="Arial"/>
          <w:lang w:val="en-GB"/>
        </w:rPr>
      </w:pPr>
      <w:r w:rsidRPr="00383931">
        <w:rPr>
          <w:rFonts w:ascii="Garamond" w:hAnsi="Garamond" w:cs="Arial"/>
          <w:lang w:val="en-GB"/>
        </w:rPr>
        <w:t xml:space="preserve">receive payments from the </w:t>
      </w:r>
      <w:r>
        <w:rPr>
          <w:rFonts w:ascii="Garamond" w:hAnsi="Garamond" w:cs="Arial"/>
          <w:lang w:val="en-GB"/>
        </w:rPr>
        <w:t>CA</w:t>
      </w:r>
      <w:r w:rsidRPr="00383931">
        <w:rPr>
          <w:rFonts w:ascii="Garamond" w:hAnsi="Garamond" w:cs="Arial"/>
          <w:lang w:val="en-GB"/>
        </w:rPr>
        <w:t xml:space="preserve"> </w:t>
      </w:r>
      <w:r>
        <w:rPr>
          <w:rFonts w:ascii="Garamond" w:hAnsi="Garamond" w:cs="Arial"/>
          <w:lang w:val="en-GB"/>
        </w:rPr>
        <w:t xml:space="preserve">of the </w:t>
      </w:r>
      <w:r>
        <w:rPr>
          <w:rFonts w:ascii="Garamond" w:hAnsi="Garamond" w:cs="Arial"/>
          <w:sz w:val="20"/>
        </w:rPr>
        <w:t>Central Baltic OP</w:t>
      </w:r>
      <w:r>
        <w:rPr>
          <w:rFonts w:ascii="Garamond" w:hAnsi="Garamond" w:cs="Arial"/>
          <w:lang w:val="en-GB"/>
        </w:rPr>
        <w:t xml:space="preserve"> </w:t>
      </w:r>
      <w:r w:rsidRPr="00383931">
        <w:rPr>
          <w:rFonts w:ascii="Garamond" w:hAnsi="Garamond" w:cs="Arial"/>
          <w:lang w:val="en-GB"/>
        </w:rPr>
        <w:t>programme</w:t>
      </w:r>
    </w:p>
    <w:p w:rsidR="00DB6520" w:rsidRPr="00383931" w:rsidRDefault="00DB6520" w:rsidP="00AE33D8">
      <w:pPr>
        <w:ind w:left="1134" w:right="567"/>
        <w:jc w:val="both"/>
        <w:rPr>
          <w:rFonts w:ascii="Garamond" w:hAnsi="Garamond" w:cs="Arial"/>
          <w:lang w:val="en-GB"/>
        </w:rPr>
      </w:pPr>
    </w:p>
    <w:p w:rsidR="00DB6520" w:rsidRDefault="00DB6520" w:rsidP="00584A9C">
      <w:pPr>
        <w:numPr>
          <w:ilvl w:val="0"/>
          <w:numId w:val="14"/>
        </w:numPr>
        <w:ind w:left="1134" w:right="567"/>
        <w:jc w:val="both"/>
        <w:rPr>
          <w:rFonts w:ascii="Garamond" w:hAnsi="Garamond" w:cs="Arial"/>
          <w:lang w:val="en-GB"/>
        </w:rPr>
      </w:pPr>
      <w:r w:rsidRPr="00383931">
        <w:rPr>
          <w:rFonts w:ascii="Garamond" w:hAnsi="Garamond" w:cs="Arial"/>
          <w:lang w:val="en-GB"/>
        </w:rPr>
        <w:t>transfer</w:t>
      </w:r>
      <w:r>
        <w:rPr>
          <w:rFonts w:ascii="Garamond" w:hAnsi="Garamond" w:cs="Arial"/>
          <w:lang w:val="en-GB"/>
        </w:rPr>
        <w:t xml:space="preserve"> without any delay</w:t>
      </w:r>
      <w:r w:rsidRPr="00383931">
        <w:rPr>
          <w:rFonts w:ascii="Garamond" w:hAnsi="Garamond" w:cs="Arial"/>
          <w:lang w:val="en-GB"/>
        </w:rPr>
        <w:t xml:space="preserve"> in compliance with</w:t>
      </w:r>
      <w:r>
        <w:rPr>
          <w:rFonts w:ascii="Garamond" w:hAnsi="Garamond" w:cs="Arial"/>
          <w:lang w:val="en-GB"/>
        </w:rPr>
        <w:t xml:space="preserve"> the ERDF allocations per partner in acco</w:t>
      </w:r>
      <w:r>
        <w:rPr>
          <w:rFonts w:ascii="Garamond" w:hAnsi="Garamond" w:cs="Arial"/>
          <w:lang w:val="en-GB"/>
        </w:rPr>
        <w:t>r</w:t>
      </w:r>
      <w:r>
        <w:rPr>
          <w:rFonts w:ascii="Garamond" w:hAnsi="Garamond" w:cs="Arial"/>
          <w:lang w:val="en-GB"/>
        </w:rPr>
        <w:t>dance with the approved AF and Annex 6 and PR/PC (financial data compilation)</w:t>
      </w:r>
      <w:r w:rsidRPr="00383931">
        <w:rPr>
          <w:rFonts w:ascii="Garamond" w:hAnsi="Garamond" w:cs="Arial"/>
          <w:lang w:val="en-GB"/>
        </w:rPr>
        <w:t xml:space="preserve"> the</w:t>
      </w:r>
      <w:r>
        <w:rPr>
          <w:rFonts w:ascii="Garamond" w:hAnsi="Garamond" w:cs="Arial"/>
          <w:lang w:val="en-GB"/>
        </w:rPr>
        <w:t xml:space="preserve"> ERDF</w:t>
      </w:r>
      <w:r w:rsidRPr="00383931">
        <w:rPr>
          <w:rFonts w:ascii="Garamond" w:hAnsi="Garamond" w:cs="Arial"/>
          <w:lang w:val="en-GB"/>
        </w:rPr>
        <w:t xml:space="preserve"> amounts </w:t>
      </w:r>
      <w:r>
        <w:rPr>
          <w:rFonts w:ascii="Garamond" w:hAnsi="Garamond" w:cs="Arial"/>
          <w:lang w:val="en-GB"/>
        </w:rPr>
        <w:t>allocated</w:t>
      </w:r>
      <w:r w:rsidRPr="00383931">
        <w:rPr>
          <w:rFonts w:ascii="Garamond" w:hAnsi="Garamond" w:cs="Arial"/>
          <w:lang w:val="en-GB"/>
        </w:rPr>
        <w:t xml:space="preserve"> </w:t>
      </w:r>
      <w:r>
        <w:rPr>
          <w:rFonts w:ascii="Garamond" w:hAnsi="Garamond" w:cs="Arial"/>
          <w:lang w:val="en-GB"/>
        </w:rPr>
        <w:t>to</w:t>
      </w:r>
      <w:r w:rsidRPr="00383931">
        <w:rPr>
          <w:rFonts w:ascii="Garamond" w:hAnsi="Garamond" w:cs="Arial"/>
          <w:lang w:val="en-GB"/>
        </w:rPr>
        <w:t xml:space="preserve"> each partner </w:t>
      </w:r>
      <w:r>
        <w:rPr>
          <w:rFonts w:ascii="Garamond" w:hAnsi="Garamond" w:cs="Arial"/>
          <w:lang w:val="en-GB"/>
        </w:rPr>
        <w:t>after</w:t>
      </w:r>
      <w:r w:rsidRPr="00383931">
        <w:rPr>
          <w:rFonts w:ascii="Garamond" w:hAnsi="Garamond" w:cs="Arial"/>
          <w:lang w:val="en-GB"/>
        </w:rPr>
        <w:t xml:space="preserve"> </w:t>
      </w:r>
      <w:r>
        <w:rPr>
          <w:rFonts w:ascii="Garamond" w:hAnsi="Garamond" w:cs="Arial"/>
          <w:lang w:val="en-GB"/>
        </w:rPr>
        <w:t>having</w:t>
      </w:r>
      <w:r w:rsidRPr="00383931">
        <w:rPr>
          <w:rFonts w:ascii="Garamond" w:hAnsi="Garamond" w:cs="Arial"/>
          <w:lang w:val="en-GB"/>
        </w:rPr>
        <w:t xml:space="preserve"> received payment from the </w:t>
      </w:r>
      <w:r>
        <w:rPr>
          <w:rFonts w:ascii="Garamond" w:hAnsi="Garamond" w:cs="Arial"/>
          <w:lang w:val="en-GB"/>
        </w:rPr>
        <w:t>CA based on the certified total costs.</w:t>
      </w:r>
    </w:p>
    <w:p w:rsidR="00DB6520" w:rsidRDefault="00DB6520" w:rsidP="00584A9C">
      <w:pPr>
        <w:pStyle w:val="ListParagraph"/>
        <w:rPr>
          <w:rFonts w:ascii="Arial Narrow" w:hAnsi="Arial Narrow"/>
          <w:color w:val="FF0000"/>
          <w:lang w:val="en-GB"/>
        </w:rPr>
      </w:pPr>
    </w:p>
    <w:p w:rsidR="00DB6520" w:rsidRPr="006121BF" w:rsidRDefault="00DB6520" w:rsidP="00584A9C">
      <w:pPr>
        <w:numPr>
          <w:ilvl w:val="0"/>
          <w:numId w:val="14"/>
        </w:numPr>
        <w:ind w:left="1134" w:right="567"/>
        <w:jc w:val="both"/>
        <w:rPr>
          <w:rFonts w:ascii="Garamond" w:hAnsi="Garamond" w:cs="Arial"/>
          <w:lang w:val="en-GB"/>
        </w:rPr>
      </w:pPr>
      <w:r w:rsidRPr="006121BF">
        <w:rPr>
          <w:rFonts w:ascii="Garamond" w:hAnsi="Garamond"/>
          <w:lang w:val="en-GB"/>
        </w:rPr>
        <w:t>The LP/PPs in general will strive for balanced spending rate in accordance with the ERDF co-financing rate (%) set in the Subsidy Contract (§2) within the partnership. In case of u</w:t>
      </w:r>
      <w:r w:rsidRPr="006121BF">
        <w:rPr>
          <w:rFonts w:ascii="Garamond" w:hAnsi="Garamond"/>
          <w:lang w:val="en-GB"/>
        </w:rPr>
        <w:t>n</w:t>
      </w:r>
      <w:r w:rsidRPr="006121BF">
        <w:rPr>
          <w:rFonts w:ascii="Garamond" w:hAnsi="Garamond"/>
          <w:lang w:val="en-GB"/>
        </w:rPr>
        <w:t xml:space="preserve">derspending caused by some partners, the partnership will </w:t>
      </w:r>
      <w:r w:rsidRPr="006121BF">
        <w:rPr>
          <w:rFonts w:ascii="Garamond" w:hAnsi="Garamond"/>
          <w:b/>
          <w:bCs/>
          <w:lang w:val="en-GB"/>
        </w:rPr>
        <w:t>internally decide</w:t>
      </w:r>
      <w:r w:rsidRPr="006121BF">
        <w:rPr>
          <w:rFonts w:ascii="Garamond" w:hAnsi="Garamond"/>
          <w:lang w:val="en-GB"/>
        </w:rPr>
        <w:t xml:space="preserve"> how to ba</w:t>
      </w:r>
      <w:r w:rsidRPr="006121BF">
        <w:rPr>
          <w:rFonts w:ascii="Garamond" w:hAnsi="Garamond"/>
          <w:lang w:val="en-GB"/>
        </w:rPr>
        <w:t>l</w:t>
      </w:r>
      <w:r w:rsidRPr="006121BF">
        <w:rPr>
          <w:rFonts w:ascii="Garamond" w:hAnsi="Garamond"/>
          <w:lang w:val="en-GB"/>
        </w:rPr>
        <w:t xml:space="preserve">ance the possible “ERDF losses” in case the Certifying Authority is compelled to balance </w:t>
      </w:r>
      <w:r w:rsidRPr="006121BF">
        <w:rPr>
          <w:rFonts w:ascii="Garamond" w:hAnsi="Garamond"/>
          <w:u w:val="single"/>
          <w:lang w:val="en-GB"/>
        </w:rPr>
        <w:t xml:space="preserve">at the very latest </w:t>
      </w:r>
      <w:r w:rsidRPr="006121BF">
        <w:rPr>
          <w:rFonts w:ascii="Garamond" w:hAnsi="Garamond"/>
          <w:lang w:val="en-GB"/>
        </w:rPr>
        <w:t>the last ERDF payment to the LP in accordance with the provisions of the Subsidy Contract (§2(2) and §5(3). The CA or MA/JTS are not a party in this internal arrangement.</w:t>
      </w:r>
    </w:p>
    <w:p w:rsidR="00DB6520" w:rsidRPr="00047D05" w:rsidRDefault="00DB6520" w:rsidP="00AE33D8">
      <w:pPr>
        <w:ind w:left="1134" w:right="567"/>
        <w:jc w:val="both"/>
        <w:rPr>
          <w:rFonts w:ascii="Garamond" w:hAnsi="Garamond" w:cs="Arial"/>
        </w:rPr>
      </w:pPr>
    </w:p>
    <w:p w:rsidR="00DB6520" w:rsidRPr="00383931" w:rsidRDefault="00DB6520" w:rsidP="00D134DC">
      <w:pPr>
        <w:numPr>
          <w:ilvl w:val="0"/>
          <w:numId w:val="14"/>
        </w:numPr>
        <w:ind w:left="1134" w:right="567"/>
        <w:jc w:val="both"/>
        <w:rPr>
          <w:rFonts w:ascii="Garamond" w:hAnsi="Garamond" w:cs="Arial"/>
          <w:lang w:val="en-GB"/>
        </w:rPr>
      </w:pPr>
      <w:r w:rsidRPr="00383931">
        <w:rPr>
          <w:rFonts w:ascii="Garamond" w:hAnsi="Garamond" w:cs="Arial"/>
          <w:lang w:val="en-GB"/>
        </w:rPr>
        <w:t>ensure an efficient internal management and control system i.e.:</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11"/>
        </w:numPr>
        <w:tabs>
          <w:tab w:val="clear" w:pos="720"/>
          <w:tab w:val="num" w:pos="1364"/>
        </w:tabs>
        <w:ind w:left="1778" w:right="567"/>
        <w:jc w:val="both"/>
        <w:rPr>
          <w:rFonts w:ascii="Garamond" w:hAnsi="Garamond" w:cs="Arial"/>
          <w:lang w:val="en-GB"/>
        </w:rPr>
      </w:pPr>
      <w:r>
        <w:rPr>
          <w:rFonts w:ascii="Garamond" w:hAnsi="Garamond" w:cs="Arial"/>
          <w:lang w:val="en-GB"/>
        </w:rPr>
        <w:t>conduct</w:t>
      </w:r>
      <w:r w:rsidRPr="00383931">
        <w:rPr>
          <w:rFonts w:ascii="Garamond" w:hAnsi="Garamond" w:cs="Arial"/>
          <w:lang w:val="en-GB"/>
        </w:rPr>
        <w:t xml:space="preserve"> </w:t>
      </w:r>
      <w:r>
        <w:rPr>
          <w:rFonts w:ascii="Garamond" w:hAnsi="Garamond" w:cs="Arial"/>
          <w:lang w:val="en-GB"/>
        </w:rPr>
        <w:t>the overall financial management of the Project</w:t>
      </w:r>
    </w:p>
    <w:p w:rsidR="00DB6520" w:rsidRPr="00383931" w:rsidRDefault="00DB6520" w:rsidP="002958F7">
      <w:pPr>
        <w:ind w:left="1778" w:right="567"/>
        <w:jc w:val="both"/>
        <w:rPr>
          <w:rFonts w:ascii="Garamond" w:hAnsi="Garamond" w:cs="Arial"/>
          <w:lang w:val="en-GB"/>
        </w:rPr>
      </w:pPr>
    </w:p>
    <w:p w:rsidR="00DB6520" w:rsidRPr="00383931" w:rsidRDefault="00DB6520"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carry out the project's overall accounting</w:t>
      </w:r>
    </w:p>
    <w:p w:rsidR="00DB6520" w:rsidRPr="00383931" w:rsidRDefault="00DB6520" w:rsidP="002958F7">
      <w:pPr>
        <w:ind w:left="1778" w:right="567"/>
        <w:jc w:val="both"/>
        <w:rPr>
          <w:rFonts w:ascii="Garamond" w:hAnsi="Garamond" w:cs="Arial"/>
          <w:lang w:val="en-GB"/>
        </w:rPr>
      </w:pPr>
    </w:p>
    <w:p w:rsidR="00DB6520" w:rsidRPr="00383931" w:rsidRDefault="00DB6520"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communicate with the</w:t>
      </w:r>
      <w:r>
        <w:rPr>
          <w:rFonts w:ascii="Garamond" w:hAnsi="Garamond" w:cs="Arial"/>
          <w:lang w:val="en-GB"/>
        </w:rPr>
        <w:t xml:space="preserve"> JTS of the</w:t>
      </w:r>
      <w:r w:rsidRPr="00383931">
        <w:rPr>
          <w:rFonts w:ascii="Garamond" w:hAnsi="Garamond" w:cs="Arial"/>
          <w:lang w:val="en-GB"/>
        </w:rPr>
        <w:t xml:space="preserve"> </w:t>
      </w:r>
      <w:r>
        <w:rPr>
          <w:rFonts w:ascii="Garamond" w:hAnsi="Garamond" w:cs="Arial"/>
          <w:sz w:val="20"/>
        </w:rPr>
        <w:t xml:space="preserve">Central Baltic and in relevant cases with </w:t>
      </w:r>
      <w:r w:rsidRPr="00383931">
        <w:rPr>
          <w:rFonts w:ascii="Garamond" w:hAnsi="Garamond" w:cs="Arial"/>
          <w:lang w:val="en-GB"/>
        </w:rPr>
        <w:t xml:space="preserve">the </w:t>
      </w:r>
      <w:r>
        <w:rPr>
          <w:rFonts w:ascii="Garamond" w:hAnsi="Garamond" w:cs="Arial"/>
          <w:lang w:val="en-GB"/>
        </w:rPr>
        <w:t>MA</w:t>
      </w:r>
      <w:r w:rsidRPr="00383931">
        <w:rPr>
          <w:rFonts w:ascii="Garamond" w:hAnsi="Garamond" w:cs="Arial"/>
          <w:lang w:val="en-GB"/>
        </w:rPr>
        <w:t xml:space="preserve">, </w:t>
      </w:r>
      <w:r>
        <w:rPr>
          <w:rFonts w:ascii="Garamond" w:hAnsi="Garamond" w:cs="Arial"/>
          <w:lang w:val="en-GB"/>
        </w:rPr>
        <w:t>CA and AA (i.e. matters directly related to the Subsidy Contract (MA), to ERDF pa</w:t>
      </w:r>
      <w:r>
        <w:rPr>
          <w:rFonts w:ascii="Garamond" w:hAnsi="Garamond" w:cs="Arial"/>
          <w:lang w:val="en-GB"/>
        </w:rPr>
        <w:t>y</w:t>
      </w:r>
      <w:r>
        <w:rPr>
          <w:rFonts w:ascii="Garamond" w:hAnsi="Garamond" w:cs="Arial"/>
          <w:lang w:val="en-GB"/>
        </w:rPr>
        <w:t>ments (CA) and audit issues (AA)</w:t>
      </w:r>
    </w:p>
    <w:p w:rsidR="00DB6520" w:rsidRPr="00383931" w:rsidRDefault="00DB6520" w:rsidP="002958F7">
      <w:pPr>
        <w:ind w:left="1778" w:right="567"/>
        <w:jc w:val="both"/>
        <w:rPr>
          <w:rFonts w:ascii="Garamond" w:hAnsi="Garamond" w:cs="Arial"/>
          <w:lang w:val="en-GB"/>
        </w:rPr>
      </w:pPr>
    </w:p>
    <w:p w:rsidR="00DB6520" w:rsidRPr="00383931" w:rsidRDefault="00DB6520"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react promptly to any request by the</w:t>
      </w:r>
      <w:r>
        <w:rPr>
          <w:rFonts w:ascii="Garamond" w:hAnsi="Garamond" w:cs="Arial"/>
          <w:lang w:val="en-GB"/>
        </w:rPr>
        <w:t xml:space="preserve"> JTS and in relevant cases by MA, CA, AA (see the examples above) of the</w:t>
      </w:r>
      <w:r w:rsidRPr="00383931">
        <w:rPr>
          <w:rFonts w:ascii="Garamond" w:hAnsi="Garamond" w:cs="Arial"/>
          <w:lang w:val="en-GB"/>
        </w:rPr>
        <w:t xml:space="preserve"> </w:t>
      </w:r>
      <w:r>
        <w:rPr>
          <w:rFonts w:ascii="Garamond" w:hAnsi="Garamond" w:cs="Arial"/>
          <w:sz w:val="20"/>
        </w:rPr>
        <w:t>Central Baltic OP</w:t>
      </w:r>
      <w:r w:rsidRPr="00383931">
        <w:rPr>
          <w:rFonts w:ascii="Garamond" w:hAnsi="Garamond" w:cs="Arial"/>
          <w:lang w:val="en-GB"/>
        </w:rPr>
        <w:t xml:space="preserve"> programme</w:t>
      </w:r>
    </w:p>
    <w:p w:rsidR="00DB6520" w:rsidRPr="00383931" w:rsidRDefault="00DB6520" w:rsidP="002958F7">
      <w:pPr>
        <w:ind w:left="1778" w:right="567"/>
        <w:jc w:val="both"/>
        <w:rPr>
          <w:rFonts w:ascii="Garamond" w:hAnsi="Garamond" w:cs="Arial"/>
          <w:lang w:val="en-GB"/>
        </w:rPr>
      </w:pPr>
    </w:p>
    <w:p w:rsidR="00DB6520" w:rsidRPr="00383931" w:rsidRDefault="00DB6520" w:rsidP="00D134DC">
      <w:pPr>
        <w:numPr>
          <w:ilvl w:val="0"/>
          <w:numId w:val="11"/>
        </w:numPr>
        <w:tabs>
          <w:tab w:val="clear" w:pos="720"/>
          <w:tab w:val="num" w:pos="1364"/>
        </w:tabs>
        <w:ind w:left="1778" w:right="567"/>
        <w:jc w:val="both"/>
        <w:rPr>
          <w:rFonts w:ascii="Garamond" w:hAnsi="Garamond" w:cs="Arial"/>
          <w:lang w:val="en-GB"/>
        </w:rPr>
      </w:pPr>
      <w:r w:rsidRPr="00383931">
        <w:rPr>
          <w:rFonts w:ascii="Garamond" w:hAnsi="Garamond" w:cs="Arial"/>
          <w:lang w:val="en-GB"/>
        </w:rPr>
        <w:t>notify its partners immediately of any event that could lead to a temporary or final discontinuation or any other deviation of the project</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15"/>
        </w:numPr>
        <w:ind w:left="1134" w:right="567"/>
        <w:jc w:val="both"/>
        <w:rPr>
          <w:rFonts w:ascii="Garamond" w:hAnsi="Garamond" w:cs="Arial"/>
          <w:lang w:val="en-GB"/>
        </w:rPr>
      </w:pPr>
      <w:r w:rsidRPr="00383931">
        <w:rPr>
          <w:rFonts w:ascii="Garamond" w:hAnsi="Garamond" w:cs="Arial"/>
          <w:lang w:val="en-GB"/>
        </w:rPr>
        <w:t>retain at all times for audit purposes all files, documents and data about the part of the pr</w:t>
      </w:r>
      <w:r w:rsidRPr="00383931">
        <w:rPr>
          <w:rFonts w:ascii="Garamond" w:hAnsi="Garamond" w:cs="Arial"/>
          <w:lang w:val="en-GB"/>
        </w:rPr>
        <w:t>o</w:t>
      </w:r>
      <w:r w:rsidRPr="00383931">
        <w:rPr>
          <w:rFonts w:ascii="Garamond" w:hAnsi="Garamond" w:cs="Arial"/>
          <w:lang w:val="en-GB"/>
        </w:rPr>
        <w:t>ject for which it is responsible on customary data storage media in a safe and orderly ma</w:t>
      </w:r>
      <w:r w:rsidRPr="00383931">
        <w:rPr>
          <w:rFonts w:ascii="Garamond" w:hAnsi="Garamond" w:cs="Arial"/>
          <w:lang w:val="en-GB"/>
        </w:rPr>
        <w:t>n</w:t>
      </w:r>
      <w:r w:rsidRPr="00383931">
        <w:rPr>
          <w:rFonts w:ascii="Garamond" w:hAnsi="Garamond" w:cs="Arial"/>
          <w:lang w:val="en-GB"/>
        </w:rPr>
        <w:t xml:space="preserve">ner </w:t>
      </w:r>
      <w:r>
        <w:rPr>
          <w:rFonts w:ascii="Garamond" w:hAnsi="Garamond" w:cs="Arial"/>
          <w:lang w:val="en-GB"/>
        </w:rPr>
        <w:t>until 31.12.2025. O</w:t>
      </w:r>
      <w:r w:rsidRPr="00383931">
        <w:rPr>
          <w:rFonts w:ascii="Garamond" w:hAnsi="Garamond" w:cs="Arial"/>
          <w:lang w:val="en-GB"/>
        </w:rPr>
        <w:t>ther possibly longer statutory retention periods, as might be stated by national law, shall remain unaffected</w:t>
      </w:r>
    </w:p>
    <w:p w:rsidR="00DB6520" w:rsidRPr="00383931" w:rsidRDefault="00DB6520" w:rsidP="00AE33D8">
      <w:pPr>
        <w:ind w:left="1134" w:right="567"/>
        <w:jc w:val="both"/>
        <w:rPr>
          <w:rFonts w:ascii="Garamond" w:hAnsi="Garamond" w:cs="Arial"/>
          <w:lang w:val="en-GB"/>
        </w:rPr>
      </w:pPr>
    </w:p>
    <w:p w:rsidR="00DB6520" w:rsidRDefault="00DB6520" w:rsidP="00E60C4A">
      <w:pPr>
        <w:numPr>
          <w:ilvl w:val="0"/>
          <w:numId w:val="13"/>
        </w:numPr>
        <w:ind w:left="1134" w:right="567"/>
        <w:jc w:val="both"/>
        <w:rPr>
          <w:rFonts w:ascii="Garamond" w:hAnsi="Garamond" w:cs="Arial"/>
          <w:lang w:val="en-GB"/>
        </w:rPr>
      </w:pPr>
      <w:r w:rsidRPr="00383931">
        <w:rPr>
          <w:rFonts w:ascii="Garamond" w:hAnsi="Garamond" w:cs="Arial"/>
          <w:lang w:val="en-GB"/>
        </w:rPr>
        <w:t>produce</w:t>
      </w:r>
      <w:r>
        <w:rPr>
          <w:rFonts w:ascii="Garamond" w:hAnsi="Garamond" w:cs="Arial"/>
          <w:lang w:val="en-GB"/>
        </w:rPr>
        <w:t xml:space="preserve"> and conserve</w:t>
      </w:r>
      <w:r w:rsidRPr="00383931">
        <w:rPr>
          <w:rFonts w:ascii="Garamond" w:hAnsi="Garamond" w:cs="Arial"/>
          <w:lang w:val="en-GB"/>
        </w:rPr>
        <w:t xml:space="preserve"> all documents required for audit purposes</w:t>
      </w:r>
      <w:r>
        <w:rPr>
          <w:rFonts w:ascii="Garamond" w:hAnsi="Garamond" w:cs="Arial"/>
          <w:lang w:val="en-GB"/>
        </w:rPr>
        <w:t xml:space="preserve"> by AA</w:t>
      </w:r>
      <w:r w:rsidRPr="00383931">
        <w:rPr>
          <w:rFonts w:ascii="Garamond" w:hAnsi="Garamond" w:cs="Arial"/>
          <w:lang w:val="en-GB"/>
        </w:rPr>
        <w:t>, especially provide necessary information and give access to its business premises to all relevant authorised a</w:t>
      </w:r>
      <w:r w:rsidRPr="00383931">
        <w:rPr>
          <w:rFonts w:ascii="Garamond" w:hAnsi="Garamond" w:cs="Arial"/>
          <w:lang w:val="en-GB"/>
        </w:rPr>
        <w:t>u</w:t>
      </w:r>
      <w:r w:rsidRPr="00383931">
        <w:rPr>
          <w:rFonts w:ascii="Garamond" w:hAnsi="Garamond" w:cs="Arial"/>
          <w:lang w:val="en-GB"/>
        </w:rPr>
        <w:t>dit bodies</w:t>
      </w:r>
    </w:p>
    <w:p w:rsidR="00DB6520" w:rsidRPr="00383931" w:rsidRDefault="00DB6520" w:rsidP="00AE33D8">
      <w:pPr>
        <w:ind w:left="1134" w:right="567"/>
        <w:jc w:val="both"/>
        <w:rPr>
          <w:rFonts w:ascii="Garamond" w:hAnsi="Garamond" w:cs="Arial"/>
          <w:lang w:val="en-GB"/>
        </w:rPr>
      </w:pPr>
    </w:p>
    <w:p w:rsidR="00DB6520" w:rsidRDefault="00DB6520" w:rsidP="00D134DC">
      <w:pPr>
        <w:numPr>
          <w:ilvl w:val="0"/>
          <w:numId w:val="15"/>
        </w:numPr>
        <w:ind w:left="1134" w:right="567"/>
        <w:jc w:val="both"/>
        <w:rPr>
          <w:rFonts w:ascii="Garamond" w:hAnsi="Garamond" w:cs="Arial"/>
          <w:lang w:val="en-GB"/>
        </w:rPr>
      </w:pPr>
      <w:r>
        <w:rPr>
          <w:rFonts w:ascii="Garamond" w:hAnsi="Garamond" w:cs="Arial"/>
          <w:lang w:val="en-GB"/>
        </w:rPr>
        <w:t>provide</w:t>
      </w:r>
      <w:r w:rsidRPr="00383931">
        <w:rPr>
          <w:rFonts w:ascii="Garamond" w:hAnsi="Garamond" w:cs="Arial"/>
          <w:lang w:val="en-GB"/>
        </w:rPr>
        <w:t xml:space="preserve"> independent </w:t>
      </w:r>
      <w:r>
        <w:rPr>
          <w:rFonts w:ascii="Garamond" w:hAnsi="Garamond" w:cs="Arial"/>
          <w:lang w:val="en-GB"/>
        </w:rPr>
        <w:t>evaluators</w:t>
      </w:r>
      <w:r w:rsidRPr="00383931">
        <w:rPr>
          <w:rFonts w:ascii="Garamond" w:hAnsi="Garamond" w:cs="Arial"/>
          <w:lang w:val="en-GB"/>
        </w:rPr>
        <w:t xml:space="preserve"> carrying out the </w:t>
      </w:r>
      <w:r>
        <w:rPr>
          <w:rFonts w:ascii="Garamond" w:hAnsi="Garamond" w:cs="Arial"/>
          <w:sz w:val="20"/>
        </w:rPr>
        <w:t>Central Baltic OP</w:t>
      </w:r>
      <w:r w:rsidRPr="00383931">
        <w:rPr>
          <w:rFonts w:ascii="Garamond" w:hAnsi="Garamond" w:cs="Arial"/>
          <w:lang w:val="en-GB"/>
        </w:rPr>
        <w:t xml:space="preserve"> programme evaluation any document or information necessary to assist with the evaluation</w:t>
      </w:r>
      <w:r>
        <w:rPr>
          <w:rFonts w:ascii="Garamond" w:hAnsi="Garamond" w:cs="Arial"/>
          <w:lang w:val="en-GB"/>
        </w:rPr>
        <w:t xml:space="preserve"> (The evaluations are carried as set out in the EU Structural Fund Regulations)</w:t>
      </w:r>
    </w:p>
    <w:p w:rsidR="00DB6520" w:rsidRDefault="00DB6520" w:rsidP="001C2ECC">
      <w:pPr>
        <w:pStyle w:val="ListParagraph"/>
        <w:rPr>
          <w:rFonts w:ascii="Garamond" w:hAnsi="Garamond" w:cs="Arial"/>
          <w:lang w:val="en-GB"/>
        </w:rPr>
      </w:pPr>
    </w:p>
    <w:p w:rsidR="00DB6520" w:rsidRDefault="00DB6520" w:rsidP="00B668A8">
      <w:pPr>
        <w:numPr>
          <w:ilvl w:val="0"/>
          <w:numId w:val="15"/>
        </w:numPr>
        <w:ind w:left="1134" w:right="567"/>
        <w:jc w:val="both"/>
        <w:rPr>
          <w:rFonts w:ascii="Garamond" w:hAnsi="Garamond" w:cs="Arial"/>
          <w:lang w:val="en-GB"/>
        </w:rPr>
      </w:pPr>
      <w:r>
        <w:rPr>
          <w:rFonts w:ascii="Garamond" w:hAnsi="Garamond" w:cs="Arial"/>
          <w:lang w:val="en-GB"/>
        </w:rPr>
        <w:t>maintain and update a list of bodies responsible within the LP/PP organisations for the Audit Trail archives (and in case of outsourced/sub-contracted financial or project ma</w:t>
      </w:r>
      <w:r>
        <w:rPr>
          <w:rFonts w:ascii="Garamond" w:hAnsi="Garamond" w:cs="Arial"/>
          <w:lang w:val="en-GB"/>
        </w:rPr>
        <w:t>n</w:t>
      </w:r>
      <w:r>
        <w:rPr>
          <w:rFonts w:ascii="Garamond" w:hAnsi="Garamond" w:cs="Arial"/>
          <w:lang w:val="en-GB"/>
        </w:rPr>
        <w:t>agement the external bodies)</w:t>
      </w:r>
    </w:p>
    <w:p w:rsidR="00DB6520" w:rsidRDefault="00DB6520" w:rsidP="00B668A8">
      <w:pPr>
        <w:pStyle w:val="ListParagraph"/>
        <w:rPr>
          <w:rFonts w:ascii="Garamond" w:hAnsi="Garamond" w:cs="Arial"/>
          <w:lang w:val="en-GB"/>
        </w:rPr>
      </w:pPr>
    </w:p>
    <w:p w:rsidR="00DB6520" w:rsidRPr="00B668A8" w:rsidRDefault="00DB6520" w:rsidP="00B668A8">
      <w:pPr>
        <w:numPr>
          <w:ilvl w:val="0"/>
          <w:numId w:val="15"/>
        </w:numPr>
        <w:ind w:left="1134" w:right="567"/>
        <w:jc w:val="both"/>
        <w:rPr>
          <w:rFonts w:ascii="Garamond" w:hAnsi="Garamond" w:cs="Arial"/>
          <w:lang w:val="en-GB"/>
        </w:rPr>
      </w:pPr>
      <w:r>
        <w:rPr>
          <w:rFonts w:ascii="Garamond" w:hAnsi="Garamond" w:cs="Arial"/>
          <w:lang w:val="en-GB"/>
        </w:rPr>
        <w:t>Authorise by other Project Partners a</w:t>
      </w:r>
      <w:r w:rsidRPr="00B668A8">
        <w:rPr>
          <w:rFonts w:ascii="Garamond" w:hAnsi="Garamond" w:cs="Arial"/>
          <w:lang w:val="en-GB"/>
        </w:rPr>
        <w:t>ny request for amendment of the Subsidy Contract to the MA</w:t>
      </w:r>
      <w:r>
        <w:rPr>
          <w:rFonts w:ascii="Garamond" w:hAnsi="Garamond" w:cs="Arial"/>
          <w:lang w:val="en-GB"/>
        </w:rPr>
        <w:t xml:space="preserve"> </w:t>
      </w:r>
      <w:r w:rsidRPr="00B668A8">
        <w:rPr>
          <w:rFonts w:ascii="Garamond" w:hAnsi="Garamond" w:cs="Arial"/>
          <w:lang w:val="en-GB"/>
        </w:rPr>
        <w:t>by the LP.</w:t>
      </w:r>
    </w:p>
    <w:p w:rsidR="00DB6520" w:rsidRPr="00383931" w:rsidRDefault="00DB6520" w:rsidP="00AE33D8">
      <w:pPr>
        <w:ind w:left="1134" w:right="567"/>
        <w:jc w:val="both"/>
        <w:rPr>
          <w:rFonts w:ascii="Garamond" w:hAnsi="Garamond" w:cs="Arial"/>
          <w:lang w:val="en-GB"/>
        </w:rPr>
      </w:pPr>
    </w:p>
    <w:p w:rsidR="00DB6520" w:rsidRPr="00383931" w:rsidRDefault="00DB6520" w:rsidP="004728DA">
      <w:pPr>
        <w:numPr>
          <w:ilvl w:val="0"/>
          <w:numId w:val="26"/>
        </w:numPr>
        <w:ind w:right="567"/>
        <w:jc w:val="both"/>
        <w:rPr>
          <w:rFonts w:ascii="Garamond" w:hAnsi="Garamond" w:cs="Arial"/>
          <w:i/>
          <w:lang w:val="en-GB"/>
        </w:rPr>
      </w:pPr>
      <w:r w:rsidRPr="00383931">
        <w:rPr>
          <w:rFonts w:ascii="Garamond" w:hAnsi="Garamond" w:cs="Arial"/>
          <w:i/>
          <w:lang w:val="en-GB"/>
        </w:rPr>
        <w:t>Obliga</w:t>
      </w:r>
      <w:r>
        <w:rPr>
          <w:rFonts w:ascii="Garamond" w:hAnsi="Garamond" w:cs="Arial"/>
          <w:i/>
          <w:lang w:val="en-GB"/>
        </w:rPr>
        <w:t>tions and duties of other PPs</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szCs w:val="22"/>
          <w:lang w:val="en-GB"/>
        </w:rPr>
      </w:pPr>
      <w:r w:rsidRPr="00383931">
        <w:rPr>
          <w:rFonts w:ascii="Garamond" w:hAnsi="Garamond" w:cs="Arial"/>
          <w:szCs w:val="22"/>
          <w:lang w:val="en-GB"/>
        </w:rPr>
        <w:t>Each partner shall accept the following duties and obligations:</w:t>
      </w:r>
    </w:p>
    <w:p w:rsidR="00DB6520" w:rsidRPr="00383931" w:rsidRDefault="00DB6520" w:rsidP="00AE33D8">
      <w:pPr>
        <w:tabs>
          <w:tab w:val="num" w:pos="426"/>
        </w:tabs>
        <w:ind w:left="1134" w:right="567"/>
        <w:jc w:val="both"/>
        <w:rPr>
          <w:rFonts w:ascii="Garamond" w:hAnsi="Garamond" w:cs="Arial"/>
          <w:lang w:val="en-GB"/>
        </w:rPr>
      </w:pPr>
    </w:p>
    <w:p w:rsidR="00DB6520" w:rsidRPr="00383931" w:rsidRDefault="00DB6520" w:rsidP="00D134DC">
      <w:pPr>
        <w:numPr>
          <w:ilvl w:val="0"/>
          <w:numId w:val="13"/>
        </w:numPr>
        <w:ind w:left="1134" w:right="567"/>
        <w:jc w:val="both"/>
        <w:rPr>
          <w:rFonts w:ascii="Garamond" w:hAnsi="Garamond" w:cs="Arial"/>
          <w:lang w:val="en-GB"/>
        </w:rPr>
      </w:pPr>
      <w:r>
        <w:rPr>
          <w:rFonts w:ascii="Garamond" w:hAnsi="Garamond" w:cs="Arial"/>
          <w:lang w:val="en-GB"/>
        </w:rPr>
        <w:t>appoint a Project Coordinator</w:t>
      </w:r>
      <w:r w:rsidRPr="00383931">
        <w:rPr>
          <w:rFonts w:ascii="Garamond" w:hAnsi="Garamond" w:cs="Arial"/>
          <w:lang w:val="en-GB"/>
        </w:rPr>
        <w:t xml:space="preserve"> </w:t>
      </w:r>
      <w:r>
        <w:rPr>
          <w:rFonts w:ascii="Garamond" w:hAnsi="Garamond" w:cs="Arial"/>
          <w:lang w:val="en-GB"/>
        </w:rPr>
        <w:t>to be the</w:t>
      </w:r>
      <w:r w:rsidRPr="00383931">
        <w:rPr>
          <w:rFonts w:ascii="Garamond" w:hAnsi="Garamond" w:cs="Arial"/>
          <w:lang w:val="en-GB"/>
        </w:rPr>
        <w:t xml:space="preserve"> responsible</w:t>
      </w:r>
      <w:r>
        <w:rPr>
          <w:rFonts w:ascii="Garamond" w:hAnsi="Garamond" w:cs="Arial"/>
          <w:lang w:val="en-GB"/>
        </w:rPr>
        <w:t xml:space="preserve"> actor</w:t>
      </w:r>
      <w:r w:rsidRPr="00383931">
        <w:rPr>
          <w:rFonts w:ascii="Garamond" w:hAnsi="Garamond" w:cs="Arial"/>
          <w:lang w:val="en-GB"/>
        </w:rPr>
        <w:t xml:space="preserve"> and give the </w:t>
      </w:r>
      <w:r>
        <w:rPr>
          <w:rFonts w:ascii="Garamond" w:hAnsi="Garamond" w:cs="Arial"/>
          <w:lang w:val="en-GB"/>
        </w:rPr>
        <w:t>Project Coordinator</w:t>
      </w:r>
      <w:r w:rsidRPr="00383931">
        <w:rPr>
          <w:rFonts w:ascii="Garamond" w:hAnsi="Garamond" w:cs="Arial"/>
          <w:lang w:val="en-GB"/>
        </w:rPr>
        <w:t xml:space="preserve"> the authority to represent the partner in the project</w:t>
      </w:r>
      <w:r>
        <w:rPr>
          <w:rFonts w:ascii="Garamond" w:hAnsi="Garamond" w:cs="Arial"/>
          <w:lang w:val="en-GB"/>
        </w:rPr>
        <w:t xml:space="preserve"> and to take the necessary decisions for the PP regarding the implementation of the project</w:t>
      </w:r>
    </w:p>
    <w:p w:rsidR="00DB6520" w:rsidRPr="00383931" w:rsidRDefault="00DB6520" w:rsidP="00AE33D8">
      <w:pPr>
        <w:ind w:left="1134" w:right="567"/>
        <w:jc w:val="both"/>
        <w:rPr>
          <w:rFonts w:ascii="Garamond" w:hAnsi="Garamond" w:cs="Arial"/>
          <w:lang w:val="en-GB"/>
        </w:rPr>
      </w:pPr>
    </w:p>
    <w:p w:rsidR="00DB6520" w:rsidRPr="00896619" w:rsidRDefault="00DB6520" w:rsidP="00D134DC">
      <w:pPr>
        <w:numPr>
          <w:ilvl w:val="0"/>
          <w:numId w:val="13"/>
        </w:numPr>
        <w:ind w:left="1134" w:right="567"/>
        <w:jc w:val="both"/>
        <w:rPr>
          <w:rFonts w:ascii="Garamond" w:hAnsi="Garamond" w:cs="Arial"/>
          <w:lang w:val="en-GB"/>
        </w:rPr>
      </w:pPr>
      <w:r w:rsidRPr="00896619">
        <w:rPr>
          <w:rFonts w:ascii="Garamond" w:hAnsi="Garamond" w:cs="Arial"/>
          <w:lang w:val="en-GB"/>
        </w:rPr>
        <w:t>implement the part of the project for which it is responsible in due time according to the approved AF</w:t>
      </w:r>
      <w:r>
        <w:rPr>
          <w:rFonts w:ascii="Garamond" w:hAnsi="Garamond" w:cs="Arial"/>
          <w:lang w:val="en-GB"/>
        </w:rPr>
        <w:t xml:space="preserve"> (WPs)</w:t>
      </w:r>
      <w:r w:rsidRPr="00896619">
        <w:rPr>
          <w:rFonts w:ascii="Garamond" w:hAnsi="Garamond" w:cs="Arial"/>
          <w:lang w:val="en-GB"/>
        </w:rPr>
        <w:t xml:space="preserve"> and respective milestone (also defined in more detail in Annex 4) </w:t>
      </w:r>
    </w:p>
    <w:p w:rsidR="00DB6520" w:rsidRPr="00896619" w:rsidRDefault="00DB6520" w:rsidP="00DC685E">
      <w:pPr>
        <w:pStyle w:val="ListParagraph"/>
        <w:rPr>
          <w:rFonts w:ascii="Garamond" w:hAnsi="Garamond" w:cs="Arial"/>
          <w:lang w:val="en-GB"/>
        </w:rPr>
      </w:pPr>
    </w:p>
    <w:p w:rsidR="00DB6520" w:rsidRPr="00896619" w:rsidRDefault="00DB6520" w:rsidP="00D134DC">
      <w:pPr>
        <w:numPr>
          <w:ilvl w:val="0"/>
          <w:numId w:val="13"/>
        </w:numPr>
        <w:ind w:left="1134" w:right="567"/>
        <w:jc w:val="both"/>
        <w:rPr>
          <w:rFonts w:ascii="Garamond" w:hAnsi="Garamond" w:cs="Arial"/>
          <w:lang w:val="en-GB"/>
        </w:rPr>
      </w:pPr>
      <w:r w:rsidRPr="00896619">
        <w:rPr>
          <w:rFonts w:ascii="Garamond" w:hAnsi="Garamond" w:cs="Arial"/>
          <w:lang w:val="en-GB"/>
        </w:rPr>
        <w:t xml:space="preserve">Participate in the work of the </w:t>
      </w:r>
      <w:commentRangeStart w:id="6"/>
      <w:r w:rsidRPr="00896619">
        <w:rPr>
          <w:rFonts w:ascii="Garamond" w:hAnsi="Garamond" w:cs="Arial"/>
          <w:lang w:val="en-GB"/>
        </w:rPr>
        <w:t xml:space="preserve">Project’s Steering Group </w:t>
      </w:r>
      <w:commentRangeEnd w:id="6"/>
      <w:r>
        <w:rPr>
          <w:rStyle w:val="CommentReference"/>
          <w:lang w:val="de-DE" w:eastAsia="fr-FR"/>
        </w:rPr>
        <w:commentReference w:id="6"/>
      </w:r>
      <w:r w:rsidRPr="00896619">
        <w:rPr>
          <w:rFonts w:ascii="Garamond" w:hAnsi="Garamond" w:cs="Arial"/>
          <w:lang w:val="en-GB"/>
        </w:rPr>
        <w:t>set up by the LP</w:t>
      </w:r>
    </w:p>
    <w:p w:rsidR="00DB6520" w:rsidRPr="007320BD" w:rsidRDefault="00DB6520" w:rsidP="007320BD">
      <w:pPr>
        <w:ind w:right="567"/>
        <w:jc w:val="both"/>
        <w:rPr>
          <w:rFonts w:ascii="Garamond" w:hAnsi="Garamond" w:cs="Arial"/>
          <w:lang w:val="en-GB"/>
        </w:rPr>
      </w:pPr>
    </w:p>
    <w:p w:rsidR="00DB6520" w:rsidRPr="00CD1D16" w:rsidRDefault="00DB6520" w:rsidP="00995257">
      <w:pPr>
        <w:numPr>
          <w:ilvl w:val="0"/>
          <w:numId w:val="13"/>
        </w:numPr>
        <w:ind w:left="1134" w:right="567"/>
        <w:jc w:val="both"/>
        <w:rPr>
          <w:rFonts w:ascii="Garamond" w:hAnsi="Garamond" w:cs="Arial"/>
          <w:lang w:val="en-GB"/>
        </w:rPr>
      </w:pPr>
      <w:r w:rsidRPr="000E33FB">
        <w:rPr>
          <w:rFonts w:ascii="Garamond" w:hAnsi="Garamond" w:cs="Arial"/>
          <w:lang w:val="en-GB"/>
        </w:rPr>
        <w:t xml:space="preserve">support the </w:t>
      </w:r>
      <w:r>
        <w:rPr>
          <w:rFonts w:ascii="Garamond" w:hAnsi="Garamond" w:cs="Arial"/>
          <w:lang w:val="en-GB"/>
        </w:rPr>
        <w:t>LP</w:t>
      </w:r>
      <w:r w:rsidRPr="000E33FB">
        <w:rPr>
          <w:rFonts w:ascii="Garamond" w:hAnsi="Garamond" w:cs="Arial"/>
          <w:lang w:val="en-GB"/>
        </w:rPr>
        <w:t xml:space="preserve"> in drawing up</w:t>
      </w:r>
      <w:r>
        <w:rPr>
          <w:rFonts w:ascii="Garamond" w:hAnsi="Garamond" w:cs="Arial"/>
          <w:lang w:val="en-GB"/>
        </w:rPr>
        <w:t xml:space="preserve"> the PR/PC,</w:t>
      </w:r>
      <w:r w:rsidRPr="000E33FB">
        <w:rPr>
          <w:rFonts w:ascii="Garamond" w:hAnsi="Garamond" w:cs="Arial"/>
          <w:lang w:val="en-GB"/>
        </w:rPr>
        <w:t xml:space="preserve"> the</w:t>
      </w:r>
      <w:r>
        <w:rPr>
          <w:rFonts w:ascii="Garamond" w:hAnsi="Garamond" w:cs="Arial"/>
          <w:lang w:val="en-GB"/>
        </w:rPr>
        <w:t xml:space="preserve"> Inter</w:t>
      </w:r>
      <w:r w:rsidRPr="000E33FB">
        <w:rPr>
          <w:rFonts w:ascii="Garamond" w:hAnsi="Garamond" w:cs="Arial"/>
          <w:lang w:val="en-GB"/>
        </w:rPr>
        <w:t>im and Final report by providing the re</w:t>
      </w:r>
      <w:r>
        <w:rPr>
          <w:rFonts w:ascii="Garamond" w:hAnsi="Garamond" w:cs="Arial"/>
          <w:lang w:val="en-GB"/>
        </w:rPr>
        <w:t>quired data on time following the reporting instructions set in the Programme Manual and other reporting instructions in accordance with the Subsidy Contract especially ensu</w:t>
      </w:r>
      <w:r>
        <w:rPr>
          <w:rFonts w:ascii="Garamond" w:hAnsi="Garamond" w:cs="Arial"/>
          <w:lang w:val="en-GB"/>
        </w:rPr>
        <w:t>r</w:t>
      </w:r>
      <w:r>
        <w:rPr>
          <w:rFonts w:ascii="Garamond" w:hAnsi="Garamond" w:cs="Arial"/>
          <w:lang w:val="en-GB"/>
        </w:rPr>
        <w:t>ing</w:t>
      </w:r>
      <w:r w:rsidRPr="00995257">
        <w:rPr>
          <w:rFonts w:ascii="Garamond" w:hAnsi="Garamond" w:cs="Arial"/>
          <w:lang w:val="en-GB"/>
        </w:rPr>
        <w:t xml:space="preserve"> the conduct of the FLC process as instructed in the Programme Manual </w:t>
      </w:r>
      <w:r w:rsidRPr="00CD1D16">
        <w:rPr>
          <w:rFonts w:ascii="Garamond" w:hAnsi="Garamond" w:cs="Arial"/>
          <w:lang w:val="en-GB"/>
        </w:rPr>
        <w:t xml:space="preserve">and </w:t>
      </w:r>
      <w:r w:rsidRPr="00CD1D16">
        <w:rPr>
          <w:rFonts w:ascii="Garamond" w:hAnsi="Garamond" w:cs="Arial"/>
          <w:i/>
          <w:lang w:val="en-GB"/>
        </w:rPr>
        <w:t xml:space="preserve">Practical Guide on </w:t>
      </w:r>
      <w:r>
        <w:rPr>
          <w:rFonts w:ascii="Garamond" w:hAnsi="Garamond" w:cs="Arial"/>
          <w:i/>
          <w:lang w:val="en-GB"/>
        </w:rPr>
        <w:t>reporting</w:t>
      </w:r>
      <w:r w:rsidRPr="00CD1D16">
        <w:rPr>
          <w:rFonts w:ascii="Garamond" w:hAnsi="Garamond" w:cs="Arial"/>
          <w:lang w:val="en-GB"/>
        </w:rPr>
        <w:t xml:space="preserve"> and in accordance with the Subsidy Contract</w:t>
      </w:r>
    </w:p>
    <w:p w:rsidR="00DB6520" w:rsidRPr="000E33FB" w:rsidRDefault="00DB6520" w:rsidP="000E33FB">
      <w:pPr>
        <w:ind w:right="567"/>
        <w:jc w:val="both"/>
        <w:rPr>
          <w:rFonts w:ascii="Garamond" w:hAnsi="Garamond" w:cs="Arial"/>
          <w:lang w:val="en-GB"/>
        </w:rPr>
      </w:pPr>
    </w:p>
    <w:p w:rsidR="00DB6520" w:rsidRPr="00383931" w:rsidRDefault="00DB6520" w:rsidP="00D134DC">
      <w:pPr>
        <w:numPr>
          <w:ilvl w:val="0"/>
          <w:numId w:val="13"/>
        </w:numPr>
        <w:ind w:left="1134" w:right="567"/>
        <w:jc w:val="both"/>
        <w:rPr>
          <w:rFonts w:ascii="Garamond" w:hAnsi="Garamond" w:cs="Arial"/>
          <w:lang w:val="en-GB"/>
        </w:rPr>
      </w:pPr>
      <w:r w:rsidRPr="00383931">
        <w:rPr>
          <w:rFonts w:ascii="Garamond" w:hAnsi="Garamond" w:cs="Arial"/>
          <w:lang w:val="en-GB"/>
        </w:rPr>
        <w:t xml:space="preserve">notify the </w:t>
      </w:r>
      <w:r>
        <w:rPr>
          <w:rFonts w:ascii="Garamond" w:hAnsi="Garamond" w:cs="Arial"/>
          <w:lang w:val="en-GB"/>
        </w:rPr>
        <w:t>LP</w:t>
      </w:r>
      <w:r w:rsidRPr="00383931">
        <w:rPr>
          <w:rFonts w:ascii="Garamond" w:hAnsi="Garamond" w:cs="Arial"/>
          <w:lang w:val="en-GB"/>
        </w:rPr>
        <w:t xml:space="preserve"> immediately of any event that could lead to a temporary or final discontinu</w:t>
      </w:r>
      <w:r w:rsidRPr="00383931">
        <w:rPr>
          <w:rFonts w:ascii="Garamond" w:hAnsi="Garamond" w:cs="Arial"/>
          <w:lang w:val="en-GB"/>
        </w:rPr>
        <w:t>a</w:t>
      </w:r>
      <w:r w:rsidRPr="00383931">
        <w:rPr>
          <w:rFonts w:ascii="Garamond" w:hAnsi="Garamond" w:cs="Arial"/>
          <w:lang w:val="en-GB"/>
        </w:rPr>
        <w:t>tion or any other deviation of the project</w:t>
      </w:r>
    </w:p>
    <w:p w:rsidR="00DB6520" w:rsidRPr="00383931" w:rsidRDefault="00DB6520" w:rsidP="00AE33D8">
      <w:pPr>
        <w:ind w:left="1134" w:right="567"/>
        <w:jc w:val="both"/>
        <w:rPr>
          <w:rFonts w:ascii="Garamond" w:hAnsi="Garamond" w:cs="Arial"/>
          <w:lang w:val="en-GB"/>
        </w:rPr>
      </w:pPr>
    </w:p>
    <w:p w:rsidR="00DB6520" w:rsidRDefault="00DB6520" w:rsidP="00D134DC">
      <w:pPr>
        <w:numPr>
          <w:ilvl w:val="0"/>
          <w:numId w:val="13"/>
        </w:numPr>
        <w:ind w:left="1134" w:right="567"/>
        <w:jc w:val="both"/>
        <w:rPr>
          <w:rFonts w:ascii="Garamond" w:hAnsi="Garamond" w:cs="Arial"/>
          <w:lang w:val="en-GB"/>
        </w:rPr>
      </w:pPr>
      <w:r w:rsidRPr="00383931">
        <w:rPr>
          <w:rFonts w:ascii="Garamond" w:hAnsi="Garamond" w:cs="Arial"/>
          <w:lang w:val="en-GB"/>
        </w:rPr>
        <w:t>produce</w:t>
      </w:r>
      <w:r>
        <w:rPr>
          <w:rFonts w:ascii="Garamond" w:hAnsi="Garamond" w:cs="Arial"/>
          <w:lang w:val="en-GB"/>
        </w:rPr>
        <w:t xml:space="preserve"> and conserve</w:t>
      </w:r>
      <w:r w:rsidRPr="00383931">
        <w:rPr>
          <w:rFonts w:ascii="Garamond" w:hAnsi="Garamond" w:cs="Arial"/>
          <w:lang w:val="en-GB"/>
        </w:rPr>
        <w:t xml:space="preserve"> all documents required for audit purposes</w:t>
      </w:r>
      <w:r>
        <w:rPr>
          <w:rFonts w:ascii="Garamond" w:hAnsi="Garamond" w:cs="Arial"/>
          <w:lang w:val="en-GB"/>
        </w:rPr>
        <w:t xml:space="preserve"> by AA</w:t>
      </w:r>
      <w:r w:rsidRPr="00383931">
        <w:rPr>
          <w:rFonts w:ascii="Garamond" w:hAnsi="Garamond" w:cs="Arial"/>
          <w:lang w:val="en-GB"/>
        </w:rPr>
        <w:t>, especially provide necessary information and give access to its business premises to all relevant authorised a</w:t>
      </w:r>
      <w:r w:rsidRPr="00383931">
        <w:rPr>
          <w:rFonts w:ascii="Garamond" w:hAnsi="Garamond" w:cs="Arial"/>
          <w:lang w:val="en-GB"/>
        </w:rPr>
        <w:t>u</w:t>
      </w:r>
      <w:r w:rsidRPr="00383931">
        <w:rPr>
          <w:rFonts w:ascii="Garamond" w:hAnsi="Garamond" w:cs="Arial"/>
          <w:lang w:val="en-GB"/>
        </w:rPr>
        <w:t>dit bodies</w:t>
      </w:r>
    </w:p>
    <w:p w:rsidR="00DB6520" w:rsidRPr="00383931" w:rsidRDefault="00DB6520" w:rsidP="00E60C4A">
      <w:pPr>
        <w:ind w:right="567"/>
        <w:jc w:val="both"/>
        <w:rPr>
          <w:rFonts w:ascii="Garamond" w:hAnsi="Garamond" w:cs="Arial"/>
          <w:lang w:val="en-GB"/>
        </w:rPr>
      </w:pPr>
    </w:p>
    <w:p w:rsidR="00DB6520" w:rsidRPr="00383931" w:rsidRDefault="00DB6520" w:rsidP="00D134DC">
      <w:pPr>
        <w:numPr>
          <w:ilvl w:val="0"/>
          <w:numId w:val="13"/>
        </w:numPr>
        <w:ind w:left="1134" w:right="567"/>
        <w:jc w:val="both"/>
        <w:rPr>
          <w:rFonts w:ascii="Garamond" w:hAnsi="Garamond" w:cs="Arial"/>
          <w:lang w:val="en-GB"/>
        </w:rPr>
      </w:pPr>
      <w:r w:rsidRPr="00383931">
        <w:rPr>
          <w:rFonts w:ascii="Garamond" w:hAnsi="Garamond" w:cs="Arial"/>
          <w:lang w:val="en-GB"/>
        </w:rPr>
        <w:t xml:space="preserve">retain for audit purposes all files, documents and data about the part of the project for which it is responsible on customary data storage media in a safe and orderly manner </w:t>
      </w:r>
      <w:r>
        <w:rPr>
          <w:rFonts w:ascii="Garamond" w:hAnsi="Garamond" w:cs="Arial"/>
          <w:lang w:val="en-GB"/>
        </w:rPr>
        <w:t>until 31.12.2025</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13"/>
        </w:numPr>
        <w:ind w:left="1134" w:right="567"/>
        <w:jc w:val="both"/>
        <w:rPr>
          <w:rFonts w:ascii="Garamond" w:hAnsi="Garamond" w:cs="Arial"/>
          <w:lang w:val="en-GB"/>
        </w:rPr>
      </w:pPr>
      <w:r w:rsidRPr="00383931">
        <w:rPr>
          <w:rFonts w:ascii="Garamond" w:hAnsi="Garamond" w:cs="Arial"/>
          <w:lang w:val="en-GB"/>
        </w:rPr>
        <w:t>provide</w:t>
      </w:r>
      <w:r>
        <w:rPr>
          <w:rFonts w:ascii="Garamond" w:hAnsi="Garamond" w:cs="Arial"/>
          <w:lang w:val="en-GB"/>
        </w:rPr>
        <w:t xml:space="preserve"> </w:t>
      </w:r>
      <w:r w:rsidRPr="00383931">
        <w:rPr>
          <w:rFonts w:ascii="Garamond" w:hAnsi="Garamond" w:cs="Arial"/>
          <w:lang w:val="en-GB"/>
        </w:rPr>
        <w:t xml:space="preserve">the independent assessors carrying out the </w:t>
      </w:r>
      <w:r>
        <w:rPr>
          <w:rFonts w:ascii="Garamond" w:hAnsi="Garamond" w:cs="Arial"/>
          <w:sz w:val="20"/>
        </w:rPr>
        <w:t>Central Baltic OP</w:t>
      </w:r>
      <w:r w:rsidRPr="00383931">
        <w:rPr>
          <w:rFonts w:ascii="Garamond" w:hAnsi="Garamond" w:cs="Arial"/>
          <w:lang w:val="en-GB"/>
        </w:rPr>
        <w:t xml:space="preserve"> project evaluation with any document or information necessary to assist with the </w:t>
      </w:r>
      <w:r>
        <w:rPr>
          <w:rFonts w:ascii="Garamond" w:hAnsi="Garamond" w:cs="Arial"/>
          <w:lang w:val="en-GB"/>
        </w:rPr>
        <w:t>process</w:t>
      </w:r>
    </w:p>
    <w:p w:rsidR="00DB6520" w:rsidRPr="00383931" w:rsidRDefault="00DB6520" w:rsidP="00AE33D8">
      <w:pPr>
        <w:ind w:left="1134" w:right="567"/>
        <w:jc w:val="both"/>
        <w:rPr>
          <w:rFonts w:ascii="Garamond" w:hAnsi="Garamond" w:cs="Arial"/>
          <w:lang w:val="en-GB"/>
        </w:rPr>
      </w:pPr>
    </w:p>
    <w:p w:rsidR="00DB6520" w:rsidRDefault="00DB6520" w:rsidP="00AE33D8">
      <w:pPr>
        <w:numPr>
          <w:ilvl w:val="0"/>
          <w:numId w:val="13"/>
        </w:numPr>
        <w:ind w:left="1134" w:right="567"/>
        <w:jc w:val="both"/>
        <w:rPr>
          <w:rFonts w:ascii="Garamond" w:hAnsi="Garamond" w:cs="Arial"/>
          <w:lang w:val="en-GB"/>
        </w:rPr>
      </w:pPr>
      <w:r w:rsidRPr="00406E14">
        <w:rPr>
          <w:rFonts w:ascii="Garamond" w:hAnsi="Garamond" w:cs="Arial"/>
          <w:lang w:val="en-GB"/>
        </w:rPr>
        <w:t>respect all rules and obligations laid down in the Subsidy Contract between MA and LP se</w:t>
      </w:r>
      <w:r w:rsidRPr="00406E14">
        <w:rPr>
          <w:rFonts w:ascii="Garamond" w:hAnsi="Garamond" w:cs="Arial"/>
          <w:lang w:val="en-GB"/>
        </w:rPr>
        <w:t>t</w:t>
      </w:r>
      <w:r w:rsidRPr="00406E14">
        <w:rPr>
          <w:rFonts w:ascii="Garamond" w:hAnsi="Garamond" w:cs="Arial"/>
          <w:lang w:val="en-GB"/>
        </w:rPr>
        <w:t>ting responsibilities also on PPs</w:t>
      </w:r>
    </w:p>
    <w:p w:rsidR="00DB6520" w:rsidRPr="00406E14" w:rsidRDefault="00DB6520" w:rsidP="00ED331C">
      <w:pPr>
        <w:ind w:right="567"/>
        <w:jc w:val="both"/>
        <w:rPr>
          <w:rFonts w:ascii="Garamond" w:hAnsi="Garamond" w:cs="Arial"/>
          <w:lang w:val="en-GB"/>
        </w:rPr>
      </w:pPr>
      <w:r w:rsidRPr="00406E14">
        <w:rPr>
          <w:rFonts w:ascii="Garamond" w:hAnsi="Garamond" w:cs="Arial"/>
          <w:lang w:val="en-GB"/>
        </w:rPr>
        <w:t xml:space="preserve"> </w:t>
      </w:r>
    </w:p>
    <w:p w:rsidR="00DB6520" w:rsidRPr="00383931" w:rsidRDefault="00DB6520" w:rsidP="00D134DC">
      <w:pPr>
        <w:numPr>
          <w:ilvl w:val="0"/>
          <w:numId w:val="13"/>
        </w:numPr>
        <w:ind w:left="1134" w:right="567"/>
        <w:jc w:val="both"/>
        <w:rPr>
          <w:rFonts w:ascii="Garamond" w:hAnsi="Garamond" w:cs="Arial"/>
          <w:lang w:val="en-GB"/>
        </w:rPr>
      </w:pPr>
      <w:r w:rsidRPr="00383931">
        <w:rPr>
          <w:rFonts w:ascii="Garamond" w:hAnsi="Garamond" w:cs="Arial"/>
          <w:lang w:val="en-GB"/>
        </w:rPr>
        <w:t>react promptly to any request by the</w:t>
      </w:r>
      <w:r>
        <w:rPr>
          <w:rFonts w:ascii="Garamond" w:hAnsi="Garamond" w:cs="Arial"/>
          <w:lang w:val="en-GB"/>
        </w:rPr>
        <w:t xml:space="preserve"> JTS of the</w:t>
      </w:r>
      <w:r w:rsidRPr="00383931">
        <w:rPr>
          <w:rFonts w:ascii="Garamond" w:hAnsi="Garamond" w:cs="Arial"/>
          <w:lang w:val="en-GB"/>
        </w:rPr>
        <w:t xml:space="preserve"> </w:t>
      </w:r>
      <w:r>
        <w:rPr>
          <w:rFonts w:ascii="Garamond" w:hAnsi="Garamond" w:cs="Arial"/>
          <w:sz w:val="20"/>
        </w:rPr>
        <w:t>Central Baltic OP</w:t>
      </w:r>
      <w:r w:rsidRPr="00383931">
        <w:rPr>
          <w:rFonts w:ascii="Garamond" w:hAnsi="Garamond" w:cs="Arial"/>
          <w:lang w:val="en-GB"/>
        </w:rPr>
        <w:t xml:space="preserve"> </w:t>
      </w:r>
      <w:r>
        <w:rPr>
          <w:rFonts w:ascii="Garamond" w:hAnsi="Garamond" w:cs="Arial"/>
          <w:lang w:val="en-GB"/>
        </w:rPr>
        <w:t>and in relevant cases the</w:t>
      </w:r>
      <w:r w:rsidRPr="00383931">
        <w:rPr>
          <w:rFonts w:ascii="Garamond" w:hAnsi="Garamond" w:cs="Arial"/>
          <w:lang w:val="en-GB"/>
        </w:rPr>
        <w:t xml:space="preserve"> </w:t>
      </w:r>
      <w:r>
        <w:rPr>
          <w:rFonts w:ascii="Garamond" w:hAnsi="Garamond" w:cs="Arial"/>
          <w:lang w:val="en-GB"/>
        </w:rPr>
        <w:t>MA, CA and AA</w:t>
      </w:r>
      <w:r w:rsidRPr="00383931">
        <w:rPr>
          <w:rFonts w:ascii="Garamond" w:hAnsi="Garamond" w:cs="Arial"/>
          <w:lang w:val="en-GB"/>
        </w:rPr>
        <w:t xml:space="preserve"> </w:t>
      </w:r>
    </w:p>
    <w:p w:rsidR="00DB6520" w:rsidRDefault="00DB6520" w:rsidP="00AE33D8">
      <w:pPr>
        <w:ind w:left="1134" w:right="567"/>
        <w:jc w:val="both"/>
        <w:rPr>
          <w:rFonts w:ascii="Garamond" w:hAnsi="Garamond" w:cs="Arial"/>
          <w:lang w:val="en-GB"/>
        </w:rPr>
      </w:pPr>
    </w:p>
    <w:p w:rsidR="00DB6520" w:rsidRDefault="00DB6520" w:rsidP="00AE33D8">
      <w:pPr>
        <w:tabs>
          <w:tab w:val="num" w:pos="426"/>
        </w:tabs>
        <w:ind w:left="1134" w:right="567"/>
        <w:jc w:val="both"/>
        <w:rPr>
          <w:rFonts w:ascii="Garamond" w:hAnsi="Garamond" w:cs="Arial"/>
          <w:i/>
          <w:lang w:val="en-GB"/>
        </w:rPr>
      </w:pPr>
    </w:p>
    <w:p w:rsidR="00DB6520" w:rsidRPr="00383931" w:rsidRDefault="00DB6520" w:rsidP="00AE33D8">
      <w:pPr>
        <w:tabs>
          <w:tab w:val="num" w:pos="426"/>
        </w:tabs>
        <w:ind w:left="1134" w:right="567"/>
        <w:jc w:val="both"/>
        <w:rPr>
          <w:rFonts w:ascii="Garamond" w:hAnsi="Garamond" w:cs="Arial"/>
          <w:i/>
          <w:lang w:val="en-GB"/>
        </w:rPr>
      </w:pPr>
      <w:r w:rsidRPr="00383931">
        <w:rPr>
          <w:rFonts w:ascii="Garamond" w:hAnsi="Garamond" w:cs="Arial"/>
          <w:i/>
          <w:lang w:val="en-GB"/>
        </w:rPr>
        <w:t>Article 4</w:t>
      </w:r>
    </w:p>
    <w:p w:rsidR="00DB6520" w:rsidRPr="00383931" w:rsidRDefault="00DB6520" w:rsidP="00AE33D8">
      <w:pPr>
        <w:tabs>
          <w:tab w:val="num" w:pos="426"/>
        </w:tabs>
        <w:ind w:left="1134" w:right="567"/>
        <w:jc w:val="both"/>
        <w:rPr>
          <w:rFonts w:ascii="Garamond" w:hAnsi="Garamond" w:cs="Arial"/>
          <w:b/>
          <w:lang w:val="en-GB"/>
        </w:rPr>
      </w:pPr>
      <w:r w:rsidRPr="00383931">
        <w:rPr>
          <w:rFonts w:ascii="Garamond" w:hAnsi="Garamond" w:cs="Arial"/>
          <w:b/>
          <w:lang w:val="en-GB"/>
        </w:rPr>
        <w:t>Liability</w:t>
      </w:r>
    </w:p>
    <w:p w:rsidR="00DB6520" w:rsidRPr="00383931" w:rsidRDefault="00DB6520" w:rsidP="00AE33D8">
      <w:pPr>
        <w:tabs>
          <w:tab w:val="num" w:pos="426"/>
        </w:tabs>
        <w:ind w:left="1134" w:right="567"/>
        <w:jc w:val="both"/>
        <w:rPr>
          <w:rFonts w:ascii="Garamond" w:hAnsi="Garamond" w:cs="Arial"/>
          <w:b/>
          <w:lang w:val="en-GB"/>
        </w:rPr>
      </w:pPr>
    </w:p>
    <w:p w:rsidR="00DB6520" w:rsidRDefault="00DB6520" w:rsidP="00D134DC">
      <w:pPr>
        <w:numPr>
          <w:ilvl w:val="0"/>
          <w:numId w:val="4"/>
        </w:numPr>
        <w:ind w:left="1134" w:right="567"/>
        <w:jc w:val="both"/>
        <w:rPr>
          <w:rFonts w:ascii="Garamond" w:hAnsi="Garamond" w:cs="Arial"/>
          <w:lang w:val="en-GB"/>
        </w:rPr>
      </w:pPr>
      <w:r>
        <w:rPr>
          <w:rFonts w:ascii="Garamond" w:hAnsi="Garamond" w:cs="Arial"/>
          <w:lang w:val="en-GB"/>
        </w:rPr>
        <w:t>The liabilities of the LP/PPs are based on §5 of the Subsidy Contract taking into account that:</w:t>
      </w:r>
    </w:p>
    <w:p w:rsidR="00DB6520" w:rsidRDefault="00DB6520" w:rsidP="008F1DB4">
      <w:pPr>
        <w:ind w:left="1134" w:right="567"/>
        <w:jc w:val="both"/>
        <w:rPr>
          <w:rFonts w:ascii="Garamond" w:hAnsi="Garamond" w:cs="Arial"/>
          <w:lang w:val="en-GB"/>
        </w:rPr>
      </w:pPr>
    </w:p>
    <w:p w:rsidR="00DB6520" w:rsidRDefault="00DB6520" w:rsidP="00D134DC">
      <w:pPr>
        <w:numPr>
          <w:ilvl w:val="0"/>
          <w:numId w:val="22"/>
        </w:numPr>
        <w:tabs>
          <w:tab w:val="clear" w:pos="720"/>
          <w:tab w:val="num" w:pos="1778"/>
        </w:tabs>
        <w:ind w:left="1778" w:right="567"/>
        <w:jc w:val="both"/>
        <w:rPr>
          <w:rFonts w:ascii="Garamond" w:hAnsi="Garamond" w:cs="Arial"/>
          <w:sz w:val="20"/>
          <w:lang w:val="en-GB"/>
        </w:rPr>
      </w:pPr>
      <w:commentRangeStart w:id="7"/>
      <w:r w:rsidRPr="00490D61">
        <w:rPr>
          <w:rFonts w:ascii="Garamond" w:hAnsi="Garamond" w:cs="Arial"/>
          <w:sz w:val="20"/>
          <w:lang w:val="en-GB"/>
        </w:rPr>
        <w:t>The LP/PPs shall be held</w:t>
      </w:r>
      <w:r>
        <w:rPr>
          <w:rFonts w:ascii="Garamond" w:hAnsi="Garamond" w:cs="Arial"/>
          <w:sz w:val="20"/>
          <w:lang w:val="en-GB"/>
        </w:rPr>
        <w:t xml:space="preserve"> responsible for any violations of the conditions, duties</w:t>
      </w:r>
      <w:r w:rsidRPr="00490D61">
        <w:rPr>
          <w:rFonts w:ascii="Garamond" w:hAnsi="Garamond" w:cs="Arial"/>
          <w:sz w:val="20"/>
          <w:lang w:val="en-GB"/>
        </w:rPr>
        <w:t xml:space="preserve"> and obl</w:t>
      </w:r>
      <w:r w:rsidRPr="00490D61">
        <w:rPr>
          <w:rFonts w:ascii="Garamond" w:hAnsi="Garamond" w:cs="Arial"/>
          <w:sz w:val="20"/>
          <w:lang w:val="en-GB"/>
        </w:rPr>
        <w:t>i</w:t>
      </w:r>
      <w:r w:rsidRPr="00490D61">
        <w:rPr>
          <w:rFonts w:ascii="Garamond" w:hAnsi="Garamond" w:cs="Arial"/>
          <w:sz w:val="20"/>
          <w:lang w:val="en-GB"/>
        </w:rPr>
        <w:t xml:space="preserve">gations </w:t>
      </w:r>
      <w:r>
        <w:rPr>
          <w:rFonts w:ascii="Garamond" w:hAnsi="Garamond" w:cs="Arial"/>
          <w:sz w:val="20"/>
          <w:lang w:val="en-GB"/>
        </w:rPr>
        <w:t>set out</w:t>
      </w:r>
      <w:r w:rsidRPr="00490D61">
        <w:rPr>
          <w:rFonts w:ascii="Garamond" w:hAnsi="Garamond" w:cs="Arial"/>
          <w:sz w:val="20"/>
          <w:lang w:val="en-GB"/>
        </w:rPr>
        <w:t xml:space="preserve"> in this agreement and its annexes.</w:t>
      </w:r>
    </w:p>
    <w:p w:rsidR="00DB6520" w:rsidRDefault="00DB6520" w:rsidP="00035548">
      <w:pPr>
        <w:ind w:left="1778" w:right="567"/>
        <w:jc w:val="both"/>
        <w:rPr>
          <w:rFonts w:ascii="Garamond" w:hAnsi="Garamond" w:cs="Arial"/>
          <w:sz w:val="20"/>
          <w:lang w:val="en-GB"/>
        </w:rPr>
      </w:pPr>
    </w:p>
    <w:p w:rsidR="00DB6520" w:rsidRPr="00035548" w:rsidRDefault="00DB6520" w:rsidP="00D134DC">
      <w:pPr>
        <w:numPr>
          <w:ilvl w:val="0"/>
          <w:numId w:val="22"/>
        </w:numPr>
        <w:tabs>
          <w:tab w:val="clear" w:pos="720"/>
          <w:tab w:val="num" w:pos="1778"/>
        </w:tabs>
        <w:ind w:left="1778" w:right="567"/>
        <w:jc w:val="both"/>
        <w:rPr>
          <w:rFonts w:ascii="Garamond" w:hAnsi="Garamond" w:cs="Arial"/>
          <w:sz w:val="20"/>
          <w:lang w:val="en-GB"/>
        </w:rPr>
      </w:pPr>
      <w:r w:rsidRPr="00035548">
        <w:rPr>
          <w:rFonts w:ascii="Garamond" w:hAnsi="Garamond" w:cs="Arial"/>
          <w:sz w:val="20"/>
          <w:lang w:val="en-GB"/>
        </w:rPr>
        <w:t xml:space="preserve">The LP/PP shall not be held liable for not complying with obligations of this agreement in case of </w:t>
      </w:r>
      <w:r w:rsidRPr="00035548">
        <w:rPr>
          <w:rFonts w:ascii="Garamond" w:hAnsi="Garamond" w:cs="Arial"/>
          <w:i/>
          <w:sz w:val="20"/>
          <w:lang w:val="en-GB"/>
        </w:rPr>
        <w:t>force majeure</w:t>
      </w:r>
      <w:r w:rsidRPr="00035548">
        <w:rPr>
          <w:rFonts w:ascii="Garamond" w:hAnsi="Garamond" w:cs="Arial"/>
          <w:sz w:val="20"/>
          <w:lang w:val="en-GB"/>
        </w:rPr>
        <w:t xml:space="preserve">. </w:t>
      </w:r>
      <w:r w:rsidRPr="00C66A37">
        <w:rPr>
          <w:rFonts w:ascii="Garamond" w:hAnsi="Garamond" w:cs="Arial"/>
          <w:b/>
          <w:sz w:val="20"/>
          <w:lang w:val="en-GB"/>
        </w:rPr>
        <w:t xml:space="preserve">In such a case, the partner involved must inform </w:t>
      </w:r>
      <w:r>
        <w:rPr>
          <w:rFonts w:ascii="Garamond" w:hAnsi="Garamond" w:cs="Arial"/>
          <w:b/>
          <w:sz w:val="20"/>
          <w:lang w:val="en-GB"/>
        </w:rPr>
        <w:t xml:space="preserve">the LP </w:t>
      </w:r>
      <w:r w:rsidRPr="00C66A37">
        <w:rPr>
          <w:rFonts w:ascii="Garamond" w:hAnsi="Garamond" w:cs="Arial"/>
          <w:b/>
          <w:sz w:val="20"/>
          <w:lang w:val="en-GB"/>
        </w:rPr>
        <w:t xml:space="preserve"> in written without any delay.</w:t>
      </w:r>
      <w:r>
        <w:rPr>
          <w:rFonts w:ascii="Garamond" w:hAnsi="Garamond" w:cs="Arial"/>
          <w:b/>
          <w:sz w:val="20"/>
          <w:lang w:val="en-GB"/>
        </w:rPr>
        <w:t xml:space="preserve"> In case the LP fails to meet it’s obligations it must inform other project partners without any delay</w:t>
      </w:r>
    </w:p>
    <w:commentRangeEnd w:id="7"/>
    <w:p w:rsidR="00DB6520" w:rsidRPr="00383931" w:rsidRDefault="00DB6520" w:rsidP="00AE33D8">
      <w:pPr>
        <w:ind w:left="1134" w:right="567"/>
        <w:jc w:val="both"/>
        <w:rPr>
          <w:rFonts w:ascii="Garamond" w:hAnsi="Garamond" w:cs="Arial"/>
          <w:i/>
          <w:lang w:val="en-GB"/>
        </w:rPr>
      </w:pPr>
      <w:r>
        <w:rPr>
          <w:rStyle w:val="CommentReference"/>
          <w:lang w:val="de-DE" w:eastAsia="fr-FR"/>
        </w:rPr>
        <w:commentReference w:id="7"/>
      </w:r>
    </w:p>
    <w:p w:rsidR="00DB6520" w:rsidRDefault="00DB6520" w:rsidP="00AE33D8">
      <w:pPr>
        <w:ind w:left="1134" w:right="567"/>
        <w:jc w:val="both"/>
        <w:rPr>
          <w:rFonts w:ascii="Garamond" w:hAnsi="Garamond" w:cs="Arial"/>
          <w:i/>
          <w:lang w:val="en-GB"/>
        </w:rPr>
      </w:pPr>
    </w:p>
    <w:p w:rsidR="00DB6520" w:rsidRPr="00383931" w:rsidRDefault="00DB6520" w:rsidP="00AE33D8">
      <w:pPr>
        <w:ind w:left="1134" w:right="567"/>
        <w:jc w:val="both"/>
        <w:rPr>
          <w:rFonts w:ascii="Garamond" w:hAnsi="Garamond" w:cs="Arial"/>
          <w:i/>
          <w:lang w:val="en-GB"/>
        </w:rPr>
      </w:pPr>
      <w:r w:rsidRPr="00383931">
        <w:rPr>
          <w:rFonts w:ascii="Garamond" w:hAnsi="Garamond" w:cs="Arial"/>
          <w:i/>
          <w:lang w:val="en-GB"/>
        </w:rPr>
        <w:t>Article 5</w:t>
      </w:r>
    </w:p>
    <w:p w:rsidR="00DB6520" w:rsidRPr="00383931" w:rsidRDefault="00DB6520" w:rsidP="00AE33D8">
      <w:pPr>
        <w:ind w:left="1134" w:right="567"/>
        <w:jc w:val="both"/>
        <w:rPr>
          <w:rFonts w:ascii="Garamond" w:hAnsi="Garamond" w:cs="Arial"/>
          <w:b/>
          <w:lang w:val="en-GB"/>
        </w:rPr>
      </w:pPr>
      <w:r w:rsidRPr="00383931">
        <w:rPr>
          <w:rFonts w:ascii="Garamond" w:hAnsi="Garamond" w:cs="Arial"/>
          <w:b/>
          <w:lang w:val="en-GB"/>
        </w:rPr>
        <w:t>Budget details</w:t>
      </w:r>
      <w:r>
        <w:rPr>
          <w:rFonts w:ascii="Garamond" w:hAnsi="Garamond" w:cs="Arial"/>
          <w:b/>
          <w:lang w:val="en-GB"/>
        </w:rPr>
        <w:t xml:space="preserve"> and Payment Forecast by LP/PP</w:t>
      </w:r>
      <w:r w:rsidRPr="00383931">
        <w:rPr>
          <w:rFonts w:ascii="Garamond" w:hAnsi="Garamond" w:cs="Arial"/>
          <w:b/>
          <w:lang w:val="en-GB"/>
        </w:rPr>
        <w:t xml:space="preserve">  </w:t>
      </w:r>
    </w:p>
    <w:p w:rsidR="00DB6520" w:rsidRPr="00383931" w:rsidRDefault="00DB6520" w:rsidP="00AE33D8">
      <w:pPr>
        <w:ind w:left="1134" w:right="567"/>
        <w:jc w:val="both"/>
        <w:rPr>
          <w:rFonts w:ascii="Garamond" w:hAnsi="Garamond" w:cs="Arial"/>
          <w:i/>
          <w:lang w:val="en-GB"/>
        </w:rPr>
      </w:pPr>
    </w:p>
    <w:p w:rsidR="00DB6520" w:rsidRPr="00383931" w:rsidRDefault="00DB6520" w:rsidP="00AE33D8">
      <w:pPr>
        <w:ind w:left="1134" w:right="567"/>
        <w:jc w:val="both"/>
        <w:rPr>
          <w:rFonts w:ascii="Garamond" w:hAnsi="Garamond" w:cs="Arial"/>
          <w:i/>
          <w:lang w:val="en-GB"/>
        </w:rPr>
      </w:pPr>
      <w:r w:rsidRPr="00383931">
        <w:rPr>
          <w:rFonts w:ascii="Garamond" w:hAnsi="Garamond" w:cs="Arial"/>
          <w:i/>
          <w:lang w:val="en-GB"/>
        </w:rPr>
        <w:t>Budgetary and financial management, accounting principles</w:t>
      </w:r>
    </w:p>
    <w:p w:rsidR="00DB6520" w:rsidRPr="00383931" w:rsidRDefault="00DB6520" w:rsidP="00AE33D8">
      <w:pPr>
        <w:ind w:left="1134" w:right="567"/>
        <w:jc w:val="both"/>
        <w:rPr>
          <w:rFonts w:ascii="Garamond" w:hAnsi="Garamond" w:cs="Arial"/>
          <w:b/>
          <w:lang w:val="en-GB"/>
        </w:rPr>
      </w:pPr>
    </w:p>
    <w:p w:rsidR="00DB6520" w:rsidRPr="00383931" w:rsidRDefault="00DB6520"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LP</w:t>
      </w:r>
      <w:r w:rsidRPr="00383931">
        <w:rPr>
          <w:rFonts w:ascii="Garamond" w:hAnsi="Garamond" w:cs="Arial"/>
          <w:lang w:val="en-GB"/>
        </w:rPr>
        <w:t xml:space="preserve"> is the sole</w:t>
      </w:r>
      <w:r>
        <w:rPr>
          <w:rFonts w:ascii="Garamond" w:hAnsi="Garamond" w:cs="Arial"/>
          <w:lang w:val="en-GB"/>
        </w:rPr>
        <w:t>ly</w:t>
      </w:r>
      <w:r w:rsidRPr="00383931">
        <w:rPr>
          <w:rFonts w:ascii="Garamond" w:hAnsi="Garamond" w:cs="Arial"/>
          <w:lang w:val="en-GB"/>
        </w:rPr>
        <w:t xml:space="preserve"> responsible party to the </w:t>
      </w:r>
      <w:r>
        <w:rPr>
          <w:rFonts w:ascii="Garamond" w:hAnsi="Garamond" w:cs="Arial"/>
          <w:lang w:val="en-GB"/>
        </w:rPr>
        <w:t xml:space="preserve">MA of the </w:t>
      </w:r>
      <w:r>
        <w:rPr>
          <w:rFonts w:ascii="Garamond" w:hAnsi="Garamond" w:cs="Arial"/>
          <w:sz w:val="20"/>
        </w:rPr>
        <w:t>Central Baltic OP</w:t>
      </w:r>
      <w:r w:rsidRPr="00383931">
        <w:rPr>
          <w:rFonts w:ascii="Garamond" w:hAnsi="Garamond" w:cs="Arial"/>
          <w:lang w:val="en-GB"/>
        </w:rPr>
        <w:t xml:space="preserve"> for the budgetary and financial management of the project. The </w:t>
      </w:r>
      <w:r>
        <w:rPr>
          <w:rFonts w:ascii="Garamond" w:hAnsi="Garamond" w:cs="Arial"/>
          <w:lang w:val="en-GB"/>
        </w:rPr>
        <w:t>LP</w:t>
      </w:r>
      <w:r w:rsidRPr="00383931">
        <w:rPr>
          <w:rFonts w:ascii="Garamond" w:hAnsi="Garamond" w:cs="Arial"/>
          <w:lang w:val="en-GB"/>
        </w:rPr>
        <w:t xml:space="preserve"> shall be responsible for the </w:t>
      </w:r>
      <w:r>
        <w:rPr>
          <w:rFonts w:ascii="Garamond" w:hAnsi="Garamond" w:cs="Arial"/>
          <w:lang w:val="en-GB"/>
        </w:rPr>
        <w:t>ERDF pa</w:t>
      </w:r>
      <w:r>
        <w:rPr>
          <w:rFonts w:ascii="Garamond" w:hAnsi="Garamond" w:cs="Arial"/>
          <w:lang w:val="en-GB"/>
        </w:rPr>
        <w:t>y</w:t>
      </w:r>
      <w:r>
        <w:rPr>
          <w:rFonts w:ascii="Garamond" w:hAnsi="Garamond" w:cs="Arial"/>
          <w:lang w:val="en-GB"/>
        </w:rPr>
        <w:t xml:space="preserve">ments </w:t>
      </w:r>
      <w:r w:rsidRPr="00383931">
        <w:rPr>
          <w:rFonts w:ascii="Garamond" w:hAnsi="Garamond" w:cs="Arial"/>
          <w:lang w:val="en-GB"/>
        </w:rPr>
        <w:t>to its partners as well as for an application</w:t>
      </w:r>
      <w:r>
        <w:rPr>
          <w:rFonts w:ascii="Garamond" w:hAnsi="Garamond" w:cs="Arial"/>
          <w:lang w:val="en-GB"/>
        </w:rPr>
        <w:t xml:space="preserve"> for budget changes/</w:t>
      </w:r>
      <w:r w:rsidRPr="00383931">
        <w:rPr>
          <w:rFonts w:ascii="Garamond" w:hAnsi="Garamond" w:cs="Arial"/>
          <w:lang w:val="en-GB"/>
        </w:rPr>
        <w:t xml:space="preserve">reallocation between budget </w:t>
      </w:r>
      <w:r>
        <w:rPr>
          <w:rFonts w:ascii="Garamond" w:hAnsi="Garamond" w:cs="Arial"/>
          <w:lang w:val="en-GB"/>
        </w:rPr>
        <w:t xml:space="preserve">lines on project level. </w:t>
      </w:r>
      <w:r w:rsidRPr="00383931">
        <w:rPr>
          <w:rFonts w:ascii="Garamond" w:hAnsi="Garamond" w:cs="Arial"/>
          <w:lang w:val="en-GB"/>
        </w:rPr>
        <w:t xml:space="preserve"> For each </w:t>
      </w:r>
      <w:r>
        <w:rPr>
          <w:rFonts w:ascii="Garamond" w:hAnsi="Garamond" w:cs="Arial"/>
          <w:lang w:val="en-GB"/>
        </w:rPr>
        <w:t>PR/PC</w:t>
      </w:r>
      <w:r w:rsidRPr="00383931">
        <w:rPr>
          <w:rFonts w:ascii="Garamond" w:hAnsi="Garamond" w:cs="Arial"/>
          <w:lang w:val="en-GB"/>
        </w:rPr>
        <w:t xml:space="preserve"> following the payment of programme funds to the </w:t>
      </w:r>
      <w:r>
        <w:rPr>
          <w:rFonts w:ascii="Garamond" w:hAnsi="Garamond" w:cs="Arial"/>
          <w:lang w:val="en-GB"/>
        </w:rPr>
        <w:t>LP,</w:t>
      </w:r>
      <w:r w:rsidRPr="00383931">
        <w:rPr>
          <w:rFonts w:ascii="Garamond" w:hAnsi="Garamond" w:cs="Arial"/>
          <w:lang w:val="en-GB"/>
        </w:rPr>
        <w:t xml:space="preserve"> the </w:t>
      </w:r>
      <w:r>
        <w:rPr>
          <w:rFonts w:ascii="Garamond" w:hAnsi="Garamond" w:cs="Arial"/>
          <w:lang w:val="en-GB"/>
        </w:rPr>
        <w:t>LP</w:t>
      </w:r>
      <w:r w:rsidRPr="00383931">
        <w:rPr>
          <w:rFonts w:ascii="Garamond" w:hAnsi="Garamond" w:cs="Arial"/>
          <w:lang w:val="en-GB"/>
        </w:rPr>
        <w:t xml:space="preserve"> shall transfer immediately the sums assigned to each partner. No dedu</w:t>
      </w:r>
      <w:r w:rsidRPr="00383931">
        <w:rPr>
          <w:rFonts w:ascii="Garamond" w:hAnsi="Garamond" w:cs="Arial"/>
          <w:lang w:val="en-GB"/>
        </w:rPr>
        <w:t>c</w:t>
      </w:r>
      <w:r w:rsidRPr="00383931">
        <w:rPr>
          <w:rFonts w:ascii="Garamond" w:hAnsi="Garamond" w:cs="Arial"/>
          <w:lang w:val="en-GB"/>
        </w:rPr>
        <w:t>tion, retention or further specific charge</w:t>
      </w:r>
      <w:r>
        <w:rPr>
          <w:rFonts w:ascii="Garamond" w:hAnsi="Garamond" w:cs="Arial"/>
          <w:lang w:val="en-GB"/>
        </w:rPr>
        <w:t>s</w:t>
      </w:r>
      <w:r w:rsidRPr="00383931">
        <w:rPr>
          <w:rFonts w:ascii="Garamond" w:hAnsi="Garamond" w:cs="Arial"/>
          <w:lang w:val="en-GB"/>
        </w:rPr>
        <w:t xml:space="preserve"> shall be made.</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must ensure the correctness of the accounting and financial reports and documents drawn up by the partners</w:t>
      </w:r>
      <w:r>
        <w:rPr>
          <w:rFonts w:ascii="Garamond" w:hAnsi="Garamond" w:cs="Arial"/>
          <w:lang w:val="en-GB"/>
        </w:rPr>
        <w:t xml:space="preserve"> in accordance with the reporting instructions</w:t>
      </w:r>
      <w:r w:rsidRPr="00383931">
        <w:rPr>
          <w:rFonts w:ascii="Garamond" w:hAnsi="Garamond" w:cs="Arial"/>
          <w:lang w:val="en-GB"/>
        </w:rPr>
        <w:t xml:space="preserve">. The </w:t>
      </w:r>
      <w:r>
        <w:rPr>
          <w:rFonts w:ascii="Garamond" w:hAnsi="Garamond" w:cs="Arial"/>
          <w:lang w:val="en-GB"/>
        </w:rPr>
        <w:t xml:space="preserve">LP </w:t>
      </w:r>
      <w:r w:rsidRPr="00383931">
        <w:rPr>
          <w:rFonts w:ascii="Garamond" w:hAnsi="Garamond" w:cs="Arial"/>
          <w:lang w:val="en-GB"/>
        </w:rPr>
        <w:t>may r</w:t>
      </w:r>
      <w:r w:rsidRPr="00383931">
        <w:rPr>
          <w:rFonts w:ascii="Garamond" w:hAnsi="Garamond" w:cs="Arial"/>
          <w:lang w:val="en-GB"/>
        </w:rPr>
        <w:t>e</w:t>
      </w:r>
      <w:r w:rsidRPr="00383931">
        <w:rPr>
          <w:rFonts w:ascii="Garamond" w:hAnsi="Garamond" w:cs="Arial"/>
          <w:lang w:val="en-GB"/>
        </w:rPr>
        <w:t xml:space="preserve">quest further information, documentation and evidence from the partners </w:t>
      </w:r>
      <w:r>
        <w:rPr>
          <w:rFonts w:ascii="Garamond" w:hAnsi="Garamond" w:cs="Arial"/>
          <w:lang w:val="en-GB"/>
        </w:rPr>
        <w:t>in case needed.</w:t>
      </w:r>
      <w:r w:rsidRPr="00383931">
        <w:rPr>
          <w:rFonts w:ascii="Garamond" w:hAnsi="Garamond" w:cs="Arial"/>
          <w:lang w:val="en-GB"/>
        </w:rPr>
        <w:t xml:space="preserve"> </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5"/>
        </w:numPr>
        <w:ind w:left="1134" w:right="567"/>
        <w:jc w:val="both"/>
        <w:rPr>
          <w:rFonts w:ascii="Garamond" w:hAnsi="Garamond" w:cs="Arial"/>
          <w:lang w:val="en-GB"/>
        </w:rPr>
      </w:pPr>
      <w:r w:rsidRPr="00383931">
        <w:rPr>
          <w:rFonts w:ascii="Garamond" w:hAnsi="Garamond" w:cs="Arial"/>
          <w:lang w:val="en-GB"/>
        </w:rPr>
        <w:t>Each partner shall be held responsible for its</w:t>
      </w:r>
      <w:r>
        <w:rPr>
          <w:rFonts w:ascii="Garamond" w:hAnsi="Garamond" w:cs="Arial"/>
          <w:lang w:val="en-GB"/>
        </w:rPr>
        <w:t xml:space="preserve"> own</w:t>
      </w:r>
      <w:r w:rsidRPr="00383931">
        <w:rPr>
          <w:rFonts w:ascii="Garamond" w:hAnsi="Garamond" w:cs="Arial"/>
          <w:lang w:val="en-GB"/>
        </w:rPr>
        <w:t xml:space="preserve"> budget up to the amount as to which the partner participates in the project</w:t>
      </w:r>
      <w:r>
        <w:rPr>
          <w:rFonts w:ascii="Garamond" w:hAnsi="Garamond" w:cs="Arial"/>
          <w:lang w:val="en-GB"/>
        </w:rPr>
        <w:t xml:space="preserve"> as stated in the co-financing statements.</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The project partners commit themselves to respect the budget by budget line and </w:t>
      </w:r>
      <w:r>
        <w:rPr>
          <w:rFonts w:ascii="Garamond" w:hAnsi="Garamond" w:cs="Arial"/>
          <w:lang w:val="en-GB"/>
        </w:rPr>
        <w:t>mil</w:t>
      </w:r>
      <w:r>
        <w:rPr>
          <w:rFonts w:ascii="Garamond" w:hAnsi="Garamond" w:cs="Arial"/>
          <w:lang w:val="en-GB"/>
        </w:rPr>
        <w:t>e</w:t>
      </w:r>
      <w:r>
        <w:rPr>
          <w:rFonts w:ascii="Garamond" w:hAnsi="Garamond" w:cs="Arial"/>
          <w:lang w:val="en-GB"/>
        </w:rPr>
        <w:t>stones</w:t>
      </w:r>
      <w:r w:rsidRPr="00383931">
        <w:rPr>
          <w:rFonts w:ascii="Garamond" w:hAnsi="Garamond" w:cs="Arial"/>
          <w:lang w:val="en-GB"/>
        </w:rPr>
        <w:t xml:space="preserve"> and payment forecast by partner acc</w:t>
      </w:r>
      <w:r>
        <w:rPr>
          <w:rFonts w:ascii="Garamond" w:hAnsi="Garamond" w:cs="Arial"/>
          <w:lang w:val="en-GB"/>
        </w:rPr>
        <w:t>ording to the table in Annex V</w:t>
      </w:r>
      <w:r w:rsidRPr="00383931">
        <w:rPr>
          <w:rFonts w:ascii="Garamond" w:hAnsi="Garamond" w:cs="Arial"/>
          <w:lang w:val="en-GB"/>
        </w:rPr>
        <w:t xml:space="preserve"> of this Agre</w:t>
      </w:r>
      <w:r w:rsidRPr="00383931">
        <w:rPr>
          <w:rFonts w:ascii="Garamond" w:hAnsi="Garamond" w:cs="Arial"/>
          <w:lang w:val="en-GB"/>
        </w:rPr>
        <w:t>e</w:t>
      </w:r>
      <w:r w:rsidRPr="00383931">
        <w:rPr>
          <w:rFonts w:ascii="Garamond" w:hAnsi="Garamond" w:cs="Arial"/>
          <w:lang w:val="en-GB"/>
        </w:rPr>
        <w:t xml:space="preserve">ment. </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5"/>
        </w:numPr>
        <w:ind w:left="1134" w:right="567"/>
        <w:jc w:val="both"/>
        <w:rPr>
          <w:rFonts w:ascii="Garamond" w:hAnsi="Garamond" w:cs="Arial"/>
          <w:lang w:val="en-GB"/>
        </w:rPr>
      </w:pPr>
      <w:r w:rsidRPr="00383931">
        <w:rPr>
          <w:rFonts w:ascii="Garamond" w:hAnsi="Garamond" w:cs="Arial"/>
          <w:lang w:val="en-GB"/>
        </w:rPr>
        <w:t xml:space="preserve">Each partner </w:t>
      </w:r>
      <w:r>
        <w:rPr>
          <w:rFonts w:ascii="Garamond" w:hAnsi="Garamond" w:cs="Arial"/>
          <w:lang w:val="en-GB"/>
        </w:rPr>
        <w:t>keeps</w:t>
      </w:r>
      <w:r w:rsidRPr="00383931">
        <w:rPr>
          <w:rFonts w:ascii="Garamond" w:hAnsi="Garamond" w:cs="Arial"/>
          <w:lang w:val="en-GB"/>
        </w:rPr>
        <w:t xml:space="preserve"> separate accounting system solely used for the project. The accounts shall provide </w:t>
      </w:r>
      <w:r>
        <w:rPr>
          <w:rFonts w:ascii="Garamond" w:hAnsi="Garamond" w:cs="Arial"/>
          <w:lang w:val="en-GB"/>
        </w:rPr>
        <w:t>the necessary detailed financial information (total expenditure and income)</w:t>
      </w:r>
      <w:r w:rsidRPr="00383931">
        <w:rPr>
          <w:rFonts w:ascii="Garamond" w:hAnsi="Garamond" w:cs="Arial"/>
          <w:lang w:val="en-GB"/>
        </w:rPr>
        <w:t xml:space="preserve"> in Euros (EUR; €) related to the project</w:t>
      </w:r>
      <w:r>
        <w:rPr>
          <w:rFonts w:ascii="Garamond" w:hAnsi="Garamond" w:cs="Arial"/>
          <w:lang w:val="en-GB"/>
        </w:rPr>
        <w:t xml:space="preserve"> (In case of countries outside EURO-zone, see b</w:t>
      </w:r>
      <w:r>
        <w:rPr>
          <w:rFonts w:ascii="Garamond" w:hAnsi="Garamond" w:cs="Arial"/>
          <w:lang w:val="en-GB"/>
        </w:rPr>
        <w:t>e</w:t>
      </w:r>
      <w:r>
        <w:rPr>
          <w:rFonts w:ascii="Garamond" w:hAnsi="Garamond" w:cs="Arial"/>
          <w:lang w:val="en-GB"/>
        </w:rPr>
        <w:t>low)</w:t>
      </w:r>
      <w:r w:rsidRPr="00383931">
        <w:rPr>
          <w:rFonts w:ascii="Garamond" w:hAnsi="Garamond" w:cs="Arial"/>
          <w:lang w:val="en-GB"/>
        </w:rPr>
        <w:t xml:space="preserve">. </w:t>
      </w:r>
    </w:p>
    <w:p w:rsidR="00DB6520" w:rsidRPr="00383931" w:rsidRDefault="00DB6520" w:rsidP="00AE33D8">
      <w:pPr>
        <w:ind w:left="1134" w:right="567"/>
        <w:jc w:val="both"/>
        <w:rPr>
          <w:rFonts w:ascii="Garamond" w:hAnsi="Garamond" w:cs="Arial"/>
          <w:lang w:val="en-GB"/>
        </w:rPr>
      </w:pPr>
    </w:p>
    <w:p w:rsidR="00DB6520" w:rsidRPr="006012D8" w:rsidRDefault="00DB6520" w:rsidP="00AE33D8">
      <w:pPr>
        <w:ind w:left="1134" w:right="567"/>
        <w:jc w:val="both"/>
        <w:rPr>
          <w:rFonts w:ascii="Garamond" w:hAnsi="Garamond" w:cs="Arial"/>
          <w:lang w:val="en-GB"/>
        </w:rPr>
      </w:pPr>
      <w:r>
        <w:rPr>
          <w:rFonts w:ascii="Garamond" w:hAnsi="Garamond" w:cs="Arial"/>
          <w:lang w:val="en-GB"/>
        </w:rPr>
        <w:t>The LP/PPs conduct the project reporting (PR/PC, Interim and Final Reports) in acco</w:t>
      </w:r>
      <w:r>
        <w:rPr>
          <w:rFonts w:ascii="Garamond" w:hAnsi="Garamond" w:cs="Arial"/>
          <w:lang w:val="en-GB"/>
        </w:rPr>
        <w:t>r</w:t>
      </w:r>
      <w:r>
        <w:rPr>
          <w:rFonts w:ascii="Garamond" w:hAnsi="Garamond" w:cs="Arial"/>
          <w:lang w:val="en-GB"/>
        </w:rPr>
        <w:t xml:space="preserve">dance with the instructions set out in the Programme Manual, </w:t>
      </w:r>
      <w:r w:rsidRPr="003C3148">
        <w:rPr>
          <w:rFonts w:ascii="Garamond" w:hAnsi="Garamond" w:cs="Arial"/>
          <w:i/>
          <w:lang w:val="en-GB"/>
        </w:rPr>
        <w:t>Practical Guide on reporting</w:t>
      </w:r>
      <w:r>
        <w:rPr>
          <w:rFonts w:ascii="Garamond" w:hAnsi="Garamond" w:cs="Arial"/>
          <w:i/>
          <w:color w:val="FF0000"/>
          <w:lang w:val="en-GB"/>
        </w:rPr>
        <w:t xml:space="preserve"> </w:t>
      </w:r>
      <w:r w:rsidRPr="006012D8">
        <w:rPr>
          <w:rFonts w:ascii="Garamond" w:hAnsi="Garamond" w:cs="Arial"/>
          <w:lang w:val="en-GB"/>
        </w:rPr>
        <w:t>and as defined in the Subsidy Contract.</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For partners located outside the EURO</w:t>
      </w:r>
      <w:r>
        <w:rPr>
          <w:rFonts w:ascii="Garamond" w:hAnsi="Garamond" w:cs="Arial"/>
          <w:lang w:val="en-GB"/>
        </w:rPr>
        <w:t xml:space="preserve"> </w:t>
      </w:r>
      <w:r w:rsidRPr="00383931">
        <w:rPr>
          <w:rFonts w:ascii="Garamond" w:hAnsi="Garamond" w:cs="Arial"/>
          <w:lang w:val="en-GB"/>
        </w:rPr>
        <w:t xml:space="preserve">-zone, the </w:t>
      </w:r>
      <w:r>
        <w:rPr>
          <w:rFonts w:ascii="Garamond" w:hAnsi="Garamond" w:cs="Arial"/>
          <w:lang w:val="en-GB"/>
        </w:rPr>
        <w:t xml:space="preserve">LP </w:t>
      </w:r>
      <w:r w:rsidRPr="00383931">
        <w:rPr>
          <w:rFonts w:ascii="Garamond" w:hAnsi="Garamond" w:cs="Arial"/>
          <w:lang w:val="en-GB"/>
        </w:rPr>
        <w:t xml:space="preserve">and the partners agree </w:t>
      </w:r>
      <w:r>
        <w:rPr>
          <w:rFonts w:ascii="Garamond" w:hAnsi="Garamond" w:cs="Arial"/>
          <w:lang w:val="en-GB"/>
        </w:rPr>
        <w:t>to use the e</w:t>
      </w:r>
      <w:r>
        <w:rPr>
          <w:rFonts w:ascii="Garamond" w:hAnsi="Garamond" w:cs="Arial"/>
          <w:lang w:val="en-GB"/>
        </w:rPr>
        <w:t>x</w:t>
      </w:r>
      <w:r>
        <w:rPr>
          <w:rFonts w:ascii="Garamond" w:hAnsi="Garamond" w:cs="Arial"/>
          <w:lang w:val="en-GB"/>
        </w:rPr>
        <w:t xml:space="preserve">change rate definition as defined in the </w:t>
      </w:r>
      <w:r w:rsidRPr="00383931">
        <w:rPr>
          <w:rFonts w:ascii="Garamond" w:hAnsi="Garamond" w:cs="Arial"/>
          <w:lang w:val="en-GB"/>
        </w:rPr>
        <w:t>Prog</w:t>
      </w:r>
      <w:r>
        <w:rPr>
          <w:rFonts w:ascii="Garamond" w:hAnsi="Garamond" w:cs="Arial"/>
          <w:lang w:val="en-GB"/>
        </w:rPr>
        <w:t>ramme Manual</w:t>
      </w:r>
      <w:r w:rsidRPr="00383931">
        <w:rPr>
          <w:rFonts w:ascii="Garamond" w:hAnsi="Garamond" w:cs="Arial"/>
          <w:lang w:val="en-GB"/>
        </w:rPr>
        <w:t xml:space="preserve"> </w:t>
      </w:r>
    </w:p>
    <w:p w:rsidR="00DB6520" w:rsidRPr="00383931" w:rsidRDefault="00DB6520" w:rsidP="00AE33D8">
      <w:pPr>
        <w:ind w:left="1134" w:right="567"/>
        <w:jc w:val="both"/>
        <w:rPr>
          <w:rFonts w:ascii="Garamond" w:hAnsi="Garamond" w:cs="Arial"/>
          <w:lang w:val="en-GB"/>
        </w:rPr>
      </w:pPr>
    </w:p>
    <w:p w:rsidR="00DB6520" w:rsidRPr="00383931" w:rsidRDefault="00DB6520" w:rsidP="00E83B29">
      <w:pPr>
        <w:pStyle w:val="Header"/>
        <w:tabs>
          <w:tab w:val="left" w:pos="360"/>
        </w:tabs>
        <w:ind w:left="1134" w:right="567"/>
        <w:jc w:val="both"/>
        <w:rPr>
          <w:rFonts w:ascii="Garamond" w:hAnsi="Garamond" w:cs="Arial"/>
          <w:lang w:val="en-GB"/>
        </w:rPr>
      </w:pPr>
      <w:r w:rsidRPr="00E557FF">
        <w:rPr>
          <w:rFonts w:ascii="Garamond" w:hAnsi="Garamond" w:cs="Arial"/>
          <w:lang w:val="en-GB"/>
        </w:rPr>
        <w:t>Planned or occurred total costs by budget lines in other currencies have to be converted according to the</w:t>
      </w:r>
      <w:r>
        <w:rPr>
          <w:rFonts w:ascii="Garamond" w:hAnsi="Garamond" w:cs="Arial"/>
          <w:lang w:val="en-GB"/>
        </w:rPr>
        <w:t xml:space="preserve"> method set out in the Programme Manual.</w:t>
      </w:r>
      <w:r w:rsidRPr="00E557FF">
        <w:rPr>
          <w:rFonts w:ascii="Garamond" w:hAnsi="Garamond" w:cs="Arial"/>
          <w:lang w:val="en-GB"/>
        </w:rPr>
        <w:t xml:space="preserve"> Likewise the ERDF funding is paid out to the </w:t>
      </w:r>
      <w:r>
        <w:rPr>
          <w:rFonts w:ascii="Garamond" w:hAnsi="Garamond" w:cs="Arial"/>
          <w:lang w:val="en-GB"/>
        </w:rPr>
        <w:t>LP</w:t>
      </w:r>
      <w:r w:rsidRPr="00E557FF">
        <w:rPr>
          <w:rFonts w:ascii="Garamond" w:hAnsi="Garamond" w:cs="Arial"/>
          <w:lang w:val="en-GB"/>
        </w:rPr>
        <w:t xml:space="preserve"> and </w:t>
      </w:r>
      <w:r>
        <w:rPr>
          <w:rFonts w:ascii="Garamond" w:hAnsi="Garamond" w:cs="Arial"/>
          <w:lang w:val="en-GB"/>
        </w:rPr>
        <w:t>LP forwards</w:t>
      </w:r>
      <w:r w:rsidRPr="00E557FF">
        <w:rPr>
          <w:rFonts w:ascii="Garamond" w:hAnsi="Garamond" w:cs="Arial"/>
          <w:lang w:val="en-GB"/>
        </w:rPr>
        <w:t xml:space="preserve"> to the project partners in Euros only. </w:t>
      </w:r>
      <w:r>
        <w:rPr>
          <w:rFonts w:ascii="Garamond" w:hAnsi="Garamond" w:cs="Arial"/>
          <w:lang w:val="en-GB"/>
        </w:rPr>
        <w:t>LP/PPs will</w:t>
      </w:r>
      <w:r w:rsidRPr="00E557FF">
        <w:rPr>
          <w:rFonts w:ascii="Garamond" w:hAnsi="Garamond"/>
          <w:lang w:val="en-GB"/>
        </w:rPr>
        <w:t xml:space="preserve"> born</w:t>
      </w:r>
      <w:r>
        <w:rPr>
          <w:rFonts w:ascii="Garamond" w:hAnsi="Garamond"/>
          <w:lang w:val="en-GB"/>
        </w:rPr>
        <w:t>e the exchange risk fully</w:t>
      </w:r>
      <w:r w:rsidRPr="00E557FF">
        <w:rPr>
          <w:rFonts w:ascii="Garamond" w:hAnsi="Garamond"/>
          <w:lang w:val="en-GB"/>
        </w:rPr>
        <w:t>.</w:t>
      </w:r>
    </w:p>
    <w:p w:rsidR="00DB6520" w:rsidRPr="00383931" w:rsidRDefault="00DB6520" w:rsidP="00AE33D8">
      <w:pPr>
        <w:ind w:left="1134" w:right="567"/>
        <w:jc w:val="both"/>
        <w:rPr>
          <w:rFonts w:ascii="Garamond" w:hAnsi="Garamond" w:cs="Arial"/>
          <w:highlight w:val="yellow"/>
          <w:lang w:val="en-GB"/>
        </w:rPr>
      </w:pPr>
    </w:p>
    <w:p w:rsidR="00DB6520" w:rsidRPr="00383931" w:rsidRDefault="00DB6520" w:rsidP="00AE33D8">
      <w:pPr>
        <w:ind w:left="1134" w:right="567"/>
        <w:jc w:val="both"/>
        <w:rPr>
          <w:rFonts w:ascii="Garamond" w:hAnsi="Garamond" w:cs="Arial"/>
          <w:lang w:val="en-GB"/>
        </w:rPr>
      </w:pPr>
    </w:p>
    <w:p w:rsidR="00DB6520" w:rsidRDefault="00DB6520" w:rsidP="00AE33D8">
      <w:pPr>
        <w:ind w:left="1134" w:right="567"/>
        <w:jc w:val="both"/>
        <w:rPr>
          <w:rFonts w:ascii="Garamond" w:hAnsi="Garamond" w:cs="Arial"/>
          <w:i/>
          <w:lang w:val="en-GB"/>
        </w:rPr>
      </w:pPr>
      <w:r w:rsidRPr="00383931">
        <w:rPr>
          <w:rFonts w:ascii="Garamond" w:hAnsi="Garamond" w:cs="Arial"/>
          <w:i/>
          <w:lang w:val="en-GB"/>
        </w:rPr>
        <w:t>Article 6</w:t>
      </w:r>
    </w:p>
    <w:p w:rsidR="00DB6520" w:rsidRPr="00383931" w:rsidRDefault="00DB6520" w:rsidP="00AE33D8">
      <w:pPr>
        <w:ind w:left="1134" w:right="567"/>
        <w:jc w:val="both"/>
        <w:rPr>
          <w:rFonts w:ascii="Garamond" w:hAnsi="Garamond" w:cs="Arial"/>
          <w:b/>
          <w:lang w:val="en-GB"/>
        </w:rPr>
      </w:pPr>
      <w:r>
        <w:rPr>
          <w:rFonts w:ascii="Garamond" w:hAnsi="Garamond" w:cs="Arial"/>
          <w:b/>
          <w:lang w:val="en-GB"/>
        </w:rPr>
        <w:t>Changes in the approved Application</w:t>
      </w:r>
      <w:r w:rsidRPr="00383931">
        <w:rPr>
          <w:rFonts w:ascii="Garamond" w:hAnsi="Garamond" w:cs="Arial"/>
          <w:b/>
          <w:lang w:val="en-GB"/>
        </w:rPr>
        <w:t xml:space="preserve"> </w:t>
      </w:r>
      <w:r>
        <w:rPr>
          <w:rFonts w:ascii="Garamond" w:hAnsi="Garamond" w:cs="Arial"/>
          <w:b/>
          <w:lang w:val="en-GB"/>
        </w:rPr>
        <w:t>including the budget</w:t>
      </w:r>
    </w:p>
    <w:p w:rsidR="00DB6520" w:rsidRPr="00383931" w:rsidRDefault="00DB6520" w:rsidP="00AE33D8">
      <w:pPr>
        <w:ind w:left="1134" w:right="567"/>
        <w:jc w:val="both"/>
        <w:rPr>
          <w:rFonts w:ascii="Garamond" w:hAnsi="Garamond" w:cs="Arial"/>
          <w:b/>
          <w:lang w:val="en-GB"/>
        </w:rPr>
      </w:pPr>
    </w:p>
    <w:p w:rsidR="00DB6520" w:rsidRDefault="00DB6520" w:rsidP="00D134DC">
      <w:pPr>
        <w:pStyle w:val="BodyText2"/>
        <w:numPr>
          <w:ilvl w:val="0"/>
          <w:numId w:val="7"/>
        </w:numPr>
        <w:spacing w:after="0" w:line="240" w:lineRule="auto"/>
        <w:ind w:left="1134" w:right="567"/>
        <w:jc w:val="both"/>
        <w:rPr>
          <w:rFonts w:ascii="Garamond" w:hAnsi="Garamond" w:cs="Arial"/>
          <w:lang w:val="en-GB"/>
        </w:rPr>
      </w:pPr>
      <w:r w:rsidRPr="001169DD">
        <w:rPr>
          <w:rFonts w:ascii="Garamond" w:hAnsi="Garamond" w:cs="Arial"/>
          <w:lang w:val="en-GB"/>
        </w:rPr>
        <w:t xml:space="preserve">Before applying for reallocation of project budget </w:t>
      </w:r>
      <w:r>
        <w:rPr>
          <w:rFonts w:ascii="Garamond" w:hAnsi="Garamond" w:cs="Arial"/>
          <w:lang w:val="en-GB"/>
        </w:rPr>
        <w:t>(the budget in the</w:t>
      </w:r>
      <w:r w:rsidRPr="001169DD">
        <w:rPr>
          <w:rFonts w:ascii="Garamond" w:hAnsi="Garamond" w:cs="Arial"/>
          <w:lang w:val="en-GB"/>
        </w:rPr>
        <w:t xml:space="preserve"> approved AF</w:t>
      </w:r>
      <w:r>
        <w:rPr>
          <w:rFonts w:ascii="Garamond" w:hAnsi="Garamond" w:cs="Arial"/>
          <w:lang w:val="en-GB"/>
        </w:rPr>
        <w:t>)</w:t>
      </w:r>
      <w:r w:rsidRPr="001169DD">
        <w:rPr>
          <w:rFonts w:ascii="Garamond" w:hAnsi="Garamond" w:cs="Arial"/>
          <w:lang w:val="en-GB"/>
        </w:rPr>
        <w:t xml:space="preserve"> from one budget line</w:t>
      </w:r>
      <w:r>
        <w:rPr>
          <w:rFonts w:ascii="Garamond" w:hAnsi="Garamond" w:cs="Arial"/>
          <w:lang w:val="en-GB"/>
        </w:rPr>
        <w:t xml:space="preserve"> to another</w:t>
      </w:r>
      <w:r w:rsidRPr="001169DD">
        <w:rPr>
          <w:rFonts w:ascii="Garamond" w:hAnsi="Garamond" w:cs="Arial"/>
          <w:lang w:val="en-GB"/>
        </w:rPr>
        <w:t xml:space="preserve"> or partner to another</w:t>
      </w:r>
      <w:r>
        <w:rPr>
          <w:rFonts w:ascii="Garamond" w:hAnsi="Garamond" w:cs="Arial"/>
          <w:lang w:val="en-GB"/>
        </w:rPr>
        <w:t xml:space="preserve"> or changes in the planned activities</w:t>
      </w:r>
      <w:r w:rsidRPr="001169DD">
        <w:rPr>
          <w:rFonts w:ascii="Garamond" w:hAnsi="Garamond" w:cs="Arial"/>
          <w:lang w:val="en-GB"/>
        </w:rPr>
        <w:t xml:space="preserve"> in a</w:t>
      </w:r>
      <w:r w:rsidRPr="001169DD">
        <w:rPr>
          <w:rFonts w:ascii="Garamond" w:hAnsi="Garamond" w:cs="Arial"/>
          <w:lang w:val="en-GB"/>
        </w:rPr>
        <w:t>c</w:t>
      </w:r>
      <w:r w:rsidRPr="001169DD">
        <w:rPr>
          <w:rFonts w:ascii="Garamond" w:hAnsi="Garamond" w:cs="Arial"/>
          <w:lang w:val="en-GB"/>
        </w:rPr>
        <w:t>cordance with the instruction of the Programme Manual and in accordance with the Su</w:t>
      </w:r>
      <w:r w:rsidRPr="001169DD">
        <w:rPr>
          <w:rFonts w:ascii="Garamond" w:hAnsi="Garamond" w:cs="Arial"/>
          <w:lang w:val="en-GB"/>
        </w:rPr>
        <w:t>b</w:t>
      </w:r>
      <w:r w:rsidRPr="001169DD">
        <w:rPr>
          <w:rFonts w:ascii="Garamond" w:hAnsi="Garamond" w:cs="Arial"/>
          <w:lang w:val="en-GB"/>
        </w:rPr>
        <w:t>sidy Contract</w:t>
      </w:r>
      <w:r>
        <w:rPr>
          <w:rFonts w:ascii="Garamond" w:hAnsi="Garamond" w:cs="Arial"/>
          <w:lang w:val="en-GB"/>
        </w:rPr>
        <w:t>,</w:t>
      </w:r>
      <w:r w:rsidRPr="001169DD">
        <w:rPr>
          <w:rFonts w:ascii="Garamond" w:hAnsi="Garamond" w:cs="Arial"/>
          <w:lang w:val="en-GB"/>
        </w:rPr>
        <w:t xml:space="preserve"> the LP shall obtain the approval of its partners. The LP may set up a dea</w:t>
      </w:r>
      <w:r w:rsidRPr="001169DD">
        <w:rPr>
          <w:rFonts w:ascii="Garamond" w:hAnsi="Garamond" w:cs="Arial"/>
          <w:lang w:val="en-GB"/>
        </w:rPr>
        <w:t>d</w:t>
      </w:r>
      <w:r w:rsidRPr="001169DD">
        <w:rPr>
          <w:rFonts w:ascii="Garamond" w:hAnsi="Garamond" w:cs="Arial"/>
          <w:lang w:val="en-GB"/>
        </w:rPr>
        <w:t>line for the PPs for the approval of these modifications</w:t>
      </w:r>
      <w:r>
        <w:rPr>
          <w:rFonts w:ascii="Garamond" w:hAnsi="Garamond" w:cs="Arial"/>
          <w:lang w:val="en-GB"/>
        </w:rPr>
        <w:t xml:space="preserve"> taking into account the work pra</w:t>
      </w:r>
      <w:r>
        <w:rPr>
          <w:rFonts w:ascii="Garamond" w:hAnsi="Garamond" w:cs="Arial"/>
          <w:lang w:val="en-GB"/>
        </w:rPr>
        <w:t>c</w:t>
      </w:r>
      <w:r>
        <w:rPr>
          <w:rFonts w:ascii="Garamond" w:hAnsi="Garamond" w:cs="Arial"/>
          <w:lang w:val="en-GB"/>
        </w:rPr>
        <w:t>tises of the Projects Steering Group</w:t>
      </w:r>
      <w:r w:rsidRPr="001169DD">
        <w:rPr>
          <w:rFonts w:ascii="Garamond" w:hAnsi="Garamond" w:cs="Arial"/>
          <w:lang w:val="en-GB"/>
        </w:rPr>
        <w:t xml:space="preserve"> so that beyond the given deadline if no </w:t>
      </w:r>
      <w:r>
        <w:rPr>
          <w:rFonts w:ascii="Garamond" w:hAnsi="Garamond" w:cs="Arial"/>
          <w:lang w:val="en-GB"/>
        </w:rPr>
        <w:t>information is</w:t>
      </w:r>
      <w:r w:rsidRPr="001169DD">
        <w:rPr>
          <w:rFonts w:ascii="Garamond" w:hAnsi="Garamond" w:cs="Arial"/>
          <w:lang w:val="en-GB"/>
        </w:rPr>
        <w:t xml:space="preserve"> received, the modification is considered to be approved by the partners.</w:t>
      </w:r>
    </w:p>
    <w:p w:rsidR="00DB6520" w:rsidRPr="001169DD" w:rsidRDefault="00DB6520" w:rsidP="001169DD">
      <w:pPr>
        <w:pStyle w:val="BodyText2"/>
        <w:spacing w:after="0" w:line="240" w:lineRule="auto"/>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i/>
          <w:lang w:val="en-GB"/>
        </w:rPr>
      </w:pPr>
      <w:r w:rsidRPr="00383931">
        <w:rPr>
          <w:rFonts w:ascii="Garamond" w:hAnsi="Garamond" w:cs="Arial"/>
          <w:i/>
          <w:lang w:val="en-GB"/>
        </w:rPr>
        <w:t>Article 7</w:t>
      </w:r>
    </w:p>
    <w:p w:rsidR="00DB6520" w:rsidRPr="00383931" w:rsidRDefault="00DB6520" w:rsidP="00AE33D8">
      <w:pPr>
        <w:ind w:left="1134" w:right="567"/>
        <w:jc w:val="both"/>
        <w:rPr>
          <w:rFonts w:ascii="Garamond" w:hAnsi="Garamond" w:cs="Arial"/>
          <w:b/>
          <w:lang w:val="en-GB"/>
        </w:rPr>
      </w:pPr>
      <w:r>
        <w:rPr>
          <w:rFonts w:ascii="Garamond" w:hAnsi="Garamond" w:cs="Arial"/>
          <w:b/>
          <w:lang w:val="en-GB"/>
        </w:rPr>
        <w:t xml:space="preserve">Progress </w:t>
      </w:r>
      <w:r w:rsidRPr="00383931">
        <w:rPr>
          <w:rFonts w:ascii="Garamond" w:hAnsi="Garamond" w:cs="Arial"/>
          <w:b/>
          <w:lang w:val="en-GB"/>
        </w:rPr>
        <w:t>Reports</w:t>
      </w:r>
      <w:r>
        <w:rPr>
          <w:rFonts w:ascii="Garamond" w:hAnsi="Garamond" w:cs="Arial"/>
          <w:b/>
          <w:lang w:val="en-GB"/>
        </w:rPr>
        <w:t>/Payment Claims (PR/PC)</w:t>
      </w:r>
    </w:p>
    <w:p w:rsidR="00DB6520" w:rsidRPr="00383931" w:rsidRDefault="00DB6520" w:rsidP="00AE33D8">
      <w:pPr>
        <w:ind w:left="1134" w:right="567"/>
        <w:jc w:val="both"/>
        <w:rPr>
          <w:rFonts w:ascii="Garamond" w:hAnsi="Garamond" w:cs="Arial"/>
          <w:b/>
          <w:lang w:val="en-GB"/>
        </w:rPr>
      </w:pPr>
    </w:p>
    <w:p w:rsidR="00DB6520" w:rsidRPr="00AE4F7B" w:rsidRDefault="00DB6520" w:rsidP="00AE4F7B">
      <w:pPr>
        <w:numPr>
          <w:ilvl w:val="0"/>
          <w:numId w:val="6"/>
        </w:numPr>
        <w:tabs>
          <w:tab w:val="clear" w:pos="360"/>
          <w:tab w:val="num" w:pos="284"/>
        </w:tabs>
        <w:ind w:left="1134" w:right="567"/>
        <w:jc w:val="both"/>
        <w:rPr>
          <w:rFonts w:ascii="Garamond" w:hAnsi="Garamond" w:cs="Arial"/>
          <w:lang w:val="en-GB"/>
        </w:rPr>
      </w:pPr>
      <w:r w:rsidRPr="00AE4F7B">
        <w:rPr>
          <w:rFonts w:ascii="Garamond" w:hAnsi="Garamond" w:cs="Arial"/>
          <w:lang w:val="en-GB"/>
        </w:rPr>
        <w:t>The LP/PP agree on the practical reporting procedure to be conducted du</w:t>
      </w:r>
      <w:r>
        <w:rPr>
          <w:rFonts w:ascii="Garamond" w:hAnsi="Garamond" w:cs="Arial"/>
          <w:lang w:val="en-GB"/>
        </w:rPr>
        <w:t xml:space="preserve">ring the project implementation. </w:t>
      </w:r>
      <w:r w:rsidRPr="00AE4F7B">
        <w:rPr>
          <w:rFonts w:ascii="Garamond" w:hAnsi="Garamond" w:cs="Arial"/>
          <w:lang w:val="en-GB"/>
        </w:rPr>
        <w:t>Each PP provides the LP with the information needed to draw up PR/PC and other specific documents required by the MA/JTS of the Central Baltic OP in acco</w:t>
      </w:r>
      <w:r w:rsidRPr="00AE4F7B">
        <w:rPr>
          <w:rFonts w:ascii="Garamond" w:hAnsi="Garamond" w:cs="Arial"/>
          <w:lang w:val="en-GB"/>
        </w:rPr>
        <w:t>r</w:t>
      </w:r>
      <w:r w:rsidRPr="00AE4F7B">
        <w:rPr>
          <w:rFonts w:ascii="Garamond" w:hAnsi="Garamond" w:cs="Arial"/>
          <w:lang w:val="en-GB"/>
        </w:rPr>
        <w:t xml:space="preserve">dance with the instructions laid down in the Programme Manual. </w:t>
      </w:r>
    </w:p>
    <w:p w:rsidR="00DB6520" w:rsidRPr="006622A1" w:rsidRDefault="00DB6520" w:rsidP="006622A1">
      <w:pPr>
        <w:ind w:left="1134" w:right="567"/>
        <w:jc w:val="both"/>
        <w:rPr>
          <w:rFonts w:ascii="Garamond" w:hAnsi="Garamond" w:cs="Arial"/>
          <w:lang w:val="en-GB"/>
        </w:rPr>
      </w:pPr>
    </w:p>
    <w:p w:rsidR="00DB6520" w:rsidRPr="00383931" w:rsidRDefault="00DB6520" w:rsidP="00D134DC">
      <w:pPr>
        <w:numPr>
          <w:ilvl w:val="0"/>
          <w:numId w:val="6"/>
        </w:numPr>
        <w:tabs>
          <w:tab w:val="clear" w:pos="360"/>
          <w:tab w:val="num" w:pos="284"/>
        </w:tabs>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shall systematically</w:t>
      </w:r>
      <w:r>
        <w:rPr>
          <w:rFonts w:ascii="Garamond" w:hAnsi="Garamond" w:cs="Arial"/>
          <w:lang w:val="en-GB"/>
        </w:rPr>
        <w:t xml:space="preserve"> archive as well as</w:t>
      </w:r>
      <w:r w:rsidRPr="00383931">
        <w:rPr>
          <w:rFonts w:ascii="Garamond" w:hAnsi="Garamond" w:cs="Arial"/>
          <w:lang w:val="en-GB"/>
        </w:rPr>
        <w:t xml:space="preserve"> send each partner </w:t>
      </w:r>
      <w:r>
        <w:rPr>
          <w:rFonts w:ascii="Garamond" w:hAnsi="Garamond" w:cs="Arial"/>
          <w:lang w:val="en-GB"/>
        </w:rPr>
        <w:t xml:space="preserve">the necessary copies of the </w:t>
      </w:r>
      <w:r w:rsidRPr="00383931">
        <w:rPr>
          <w:rFonts w:ascii="Garamond" w:hAnsi="Garamond" w:cs="Arial"/>
          <w:lang w:val="en-GB"/>
        </w:rPr>
        <w:t xml:space="preserve">of the </w:t>
      </w:r>
      <w:r>
        <w:rPr>
          <w:rFonts w:ascii="Garamond" w:hAnsi="Garamond" w:cs="Arial"/>
          <w:lang w:val="en-GB"/>
        </w:rPr>
        <w:t>PR/PC</w:t>
      </w:r>
      <w:r w:rsidRPr="00383931">
        <w:rPr>
          <w:rFonts w:ascii="Garamond" w:hAnsi="Garamond" w:cs="Arial"/>
          <w:lang w:val="en-GB"/>
        </w:rPr>
        <w:t xml:space="preserve"> submitted to the </w:t>
      </w:r>
      <w:r>
        <w:rPr>
          <w:rFonts w:ascii="Garamond" w:hAnsi="Garamond" w:cs="Arial"/>
          <w:lang w:val="en-GB"/>
        </w:rPr>
        <w:t>JTS of the Central Baltic OP</w:t>
      </w:r>
      <w:r w:rsidRPr="00383931">
        <w:rPr>
          <w:rFonts w:ascii="Garamond" w:hAnsi="Garamond" w:cs="Arial"/>
          <w:lang w:val="en-GB"/>
        </w:rPr>
        <w:t xml:space="preserve"> programme and keep the partners informed on a regular basis of all relevant communication with the bodies impl</w:t>
      </w:r>
      <w:r w:rsidRPr="00383931">
        <w:rPr>
          <w:rFonts w:ascii="Garamond" w:hAnsi="Garamond" w:cs="Arial"/>
          <w:lang w:val="en-GB"/>
        </w:rPr>
        <w:t>e</w:t>
      </w:r>
      <w:r w:rsidRPr="00383931">
        <w:rPr>
          <w:rFonts w:ascii="Garamond" w:hAnsi="Garamond" w:cs="Arial"/>
          <w:lang w:val="en-GB"/>
        </w:rPr>
        <w:t>menting the programme.</w:t>
      </w:r>
    </w:p>
    <w:p w:rsidR="00DB6520" w:rsidRPr="00383931" w:rsidRDefault="00DB6520" w:rsidP="00AE33D8">
      <w:pPr>
        <w:ind w:left="1134" w:right="567"/>
        <w:jc w:val="both"/>
        <w:rPr>
          <w:rFonts w:ascii="Garamond" w:hAnsi="Garamond" w:cs="Arial"/>
          <w:lang w:val="en-GB"/>
        </w:rPr>
      </w:pPr>
    </w:p>
    <w:p w:rsidR="00DB6520" w:rsidRDefault="00DB6520" w:rsidP="0054504B">
      <w:pPr>
        <w:numPr>
          <w:ilvl w:val="0"/>
          <w:numId w:val="6"/>
        </w:numPr>
        <w:ind w:left="1134" w:right="567"/>
        <w:jc w:val="both"/>
        <w:rPr>
          <w:rFonts w:ascii="Garamond" w:hAnsi="Garamond" w:cs="Arial"/>
          <w:lang w:val="en-GB"/>
        </w:rPr>
      </w:pPr>
      <w:r w:rsidRPr="00AE4F7B">
        <w:rPr>
          <w:rFonts w:ascii="Garamond" w:hAnsi="Garamond" w:cs="Arial"/>
          <w:lang w:val="en-GB"/>
        </w:rPr>
        <w:t>The partners are obliged to have their partner</w:t>
      </w:r>
      <w:r>
        <w:rPr>
          <w:rFonts w:ascii="Garamond" w:hAnsi="Garamond" w:cs="Arial"/>
          <w:lang w:val="en-GB"/>
        </w:rPr>
        <w:t>’s</w:t>
      </w:r>
      <w:r w:rsidRPr="00AE4F7B">
        <w:rPr>
          <w:rFonts w:ascii="Garamond" w:hAnsi="Garamond" w:cs="Arial"/>
          <w:lang w:val="en-GB"/>
        </w:rPr>
        <w:t xml:space="preserve"> Payment Claim to the LP certified by the national FLC in compliance with the country specific control requirements as instructed.  Partners located in Finland/Åland, Latvia and Sweden have to submit the partner Payment Claim including the DVEE, Control Report to LP whereas for partners located in Estonia, the national FLC will send the report materials directly to LP. </w:t>
      </w:r>
    </w:p>
    <w:p w:rsidR="00DB6520" w:rsidRPr="00AE4F7B" w:rsidRDefault="00DB6520" w:rsidP="00AE4F7B">
      <w:pPr>
        <w:ind w:right="567"/>
        <w:jc w:val="both"/>
        <w:rPr>
          <w:rFonts w:ascii="Garamond" w:hAnsi="Garamond" w:cs="Arial"/>
          <w:lang w:val="en-GB"/>
        </w:rPr>
      </w:pPr>
    </w:p>
    <w:p w:rsidR="00DB6520" w:rsidRDefault="00DB6520" w:rsidP="00EE0D2C">
      <w:pPr>
        <w:numPr>
          <w:ilvl w:val="0"/>
          <w:numId w:val="6"/>
        </w:numPr>
        <w:ind w:left="1134" w:right="567"/>
        <w:jc w:val="both"/>
        <w:rPr>
          <w:rFonts w:ascii="Garamond" w:hAnsi="Garamond" w:cs="Arial"/>
          <w:lang w:val="en-GB"/>
        </w:rPr>
      </w:pPr>
      <w:r>
        <w:rPr>
          <w:rFonts w:ascii="Garamond" w:hAnsi="Garamond" w:cs="Arial"/>
          <w:lang w:val="en-GB"/>
        </w:rPr>
        <w:t xml:space="preserve">The LP furthermore ensures that the LP FLC verifies that the </w:t>
      </w:r>
      <w:commentRangeStart w:id="8"/>
      <w:r>
        <w:rPr>
          <w:rFonts w:ascii="Garamond" w:hAnsi="Garamond" w:cs="Arial"/>
          <w:lang w:val="en-GB"/>
        </w:rPr>
        <w:t>FLC by each partner has taken place as instructed by the MA/JTS</w:t>
      </w:r>
      <w:commentRangeEnd w:id="8"/>
      <w:r>
        <w:rPr>
          <w:rStyle w:val="CommentReference"/>
          <w:lang w:val="de-DE" w:eastAsia="fr-FR"/>
        </w:rPr>
        <w:commentReference w:id="8"/>
      </w:r>
    </w:p>
    <w:p w:rsidR="00DB6520" w:rsidRDefault="00DB6520" w:rsidP="00EE0D2C">
      <w:pPr>
        <w:pStyle w:val="ListParagraph"/>
        <w:rPr>
          <w:rFonts w:ascii="Garamond" w:hAnsi="Garamond" w:cs="Courier New"/>
          <w:lang w:val="en-US"/>
        </w:rPr>
      </w:pPr>
    </w:p>
    <w:p w:rsidR="00DB6520" w:rsidRPr="00EE0D2C" w:rsidRDefault="00DB6520" w:rsidP="00EE0D2C">
      <w:pPr>
        <w:numPr>
          <w:ilvl w:val="0"/>
          <w:numId w:val="6"/>
        </w:numPr>
        <w:ind w:left="1134" w:right="567"/>
        <w:jc w:val="both"/>
        <w:rPr>
          <w:rFonts w:ascii="Garamond" w:hAnsi="Garamond" w:cs="Arial"/>
          <w:lang w:val="en-GB"/>
        </w:rPr>
      </w:pPr>
      <w:r w:rsidRPr="00EE0D2C">
        <w:rPr>
          <w:rFonts w:ascii="Garamond" w:hAnsi="Garamond" w:cs="Courier New"/>
          <w:lang w:val="en-US"/>
        </w:rPr>
        <w:t xml:space="preserve">The LP ensures that the co-financing rate of each </w:t>
      </w:r>
      <w:r>
        <w:rPr>
          <w:rFonts w:ascii="Garamond" w:hAnsi="Garamond" w:cs="Courier New"/>
          <w:lang w:val="en-US"/>
        </w:rPr>
        <w:t>PP</w:t>
      </w:r>
      <w:r w:rsidRPr="00EE0D2C">
        <w:rPr>
          <w:rFonts w:ascii="Garamond" w:hAnsi="Garamond" w:cs="Courier New"/>
          <w:lang w:val="en-US"/>
        </w:rPr>
        <w:t xml:space="preserve"> has been taken into account </w:t>
      </w:r>
      <w:r>
        <w:rPr>
          <w:rFonts w:ascii="Garamond" w:hAnsi="Garamond" w:cs="Courier New"/>
          <w:lang w:val="en-US"/>
        </w:rPr>
        <w:t>during the payment procedure of the ERDF financing to PPs</w:t>
      </w:r>
      <w:r w:rsidRPr="00EE0D2C">
        <w:rPr>
          <w:rFonts w:ascii="Garamond" w:hAnsi="Garamond" w:cs="Courier New"/>
          <w:lang w:val="en-US"/>
        </w:rPr>
        <w:t xml:space="preserve"> allowing correct allocation of ERDF financing to each PP.</w:t>
      </w:r>
    </w:p>
    <w:p w:rsidR="00DB6520" w:rsidRDefault="00DB6520" w:rsidP="00EE0D2C">
      <w:pPr>
        <w:pStyle w:val="ListParagraph"/>
        <w:rPr>
          <w:rFonts w:ascii="Garamond" w:hAnsi="Garamond" w:cs="Arial"/>
          <w:lang w:val="en-GB"/>
        </w:rPr>
      </w:pPr>
    </w:p>
    <w:p w:rsidR="00DB6520" w:rsidRPr="00EE0D2C" w:rsidRDefault="00DB6520" w:rsidP="00EE0D2C">
      <w:pPr>
        <w:numPr>
          <w:ilvl w:val="0"/>
          <w:numId w:val="6"/>
        </w:numPr>
        <w:ind w:left="1134" w:right="567"/>
        <w:jc w:val="both"/>
        <w:rPr>
          <w:rFonts w:ascii="Garamond" w:hAnsi="Garamond" w:cs="Arial"/>
          <w:lang w:val="en-GB"/>
        </w:rPr>
      </w:pPr>
      <w:r>
        <w:rPr>
          <w:rFonts w:ascii="Garamond" w:hAnsi="Garamond" w:cs="Arial"/>
          <w:lang w:val="en-GB"/>
        </w:rPr>
        <w:t>LP/PP clearly acknowledge that t</w:t>
      </w:r>
      <w:r w:rsidRPr="00EA4163">
        <w:rPr>
          <w:rFonts w:ascii="Garamond" w:eastAsia="@Arial Unicode MS" w:hAnsi="Garamond" w:cs="@Arial Unicode MS"/>
          <w:lang w:val="en-US"/>
        </w:rPr>
        <w:t>he project has to respect the average ERDF grant rate d</w:t>
      </w:r>
      <w:r w:rsidRPr="00EA4163">
        <w:rPr>
          <w:rFonts w:ascii="Garamond" w:eastAsia="@Arial Unicode MS" w:hAnsi="Garamond" w:cs="@Arial Unicode MS"/>
          <w:lang w:val="en-US"/>
        </w:rPr>
        <w:t>e</w:t>
      </w:r>
      <w:r w:rsidRPr="00EA4163">
        <w:rPr>
          <w:rFonts w:ascii="Garamond" w:eastAsia="@Arial Unicode MS" w:hAnsi="Garamond" w:cs="@Arial Unicode MS"/>
          <w:lang w:val="en-US"/>
        </w:rPr>
        <w:t xml:space="preserve">fined for the project </w:t>
      </w:r>
      <w:r w:rsidRPr="00EA4163">
        <w:rPr>
          <w:rFonts w:ascii="Garamond" w:hAnsi="Garamond" w:cs="Courier New"/>
          <w:lang w:val="en-US"/>
        </w:rPr>
        <w:t>and individual project partners</w:t>
      </w:r>
      <w:r w:rsidRPr="00EA4163">
        <w:rPr>
          <w:rFonts w:ascii="Garamond" w:eastAsia="@Arial Unicode MS" w:hAnsi="Garamond" w:cs="@Arial Unicode MS"/>
          <w:lang w:val="en-US"/>
        </w:rPr>
        <w:t xml:space="preserve"> and </w:t>
      </w:r>
      <w:r>
        <w:rPr>
          <w:rFonts w:ascii="Garamond" w:eastAsia="@Arial Unicode MS" w:hAnsi="Garamond" w:cs="@Arial Unicode MS"/>
          <w:lang w:val="en-US"/>
        </w:rPr>
        <w:t xml:space="preserve">has to </w:t>
      </w:r>
      <w:r w:rsidRPr="00EA4163">
        <w:rPr>
          <w:rFonts w:ascii="Garamond" w:eastAsia="@Arial Unicode MS" w:hAnsi="Garamond" w:cs="@Arial Unicode MS"/>
          <w:lang w:val="en-US"/>
        </w:rPr>
        <w:t>be aware that imbalanced spending within the project partnership may lead to reduction of support of those partners causing the imbalance</w:t>
      </w:r>
      <w:r w:rsidRPr="00EA4163">
        <w:rPr>
          <w:rFonts w:ascii="Garamond" w:hAnsi="Garamond" w:cs="Arial"/>
          <w:lang w:val="en-GB"/>
        </w:rPr>
        <w:t>.</w:t>
      </w:r>
    </w:p>
    <w:p w:rsidR="00DB6520" w:rsidRPr="00383931" w:rsidRDefault="00DB6520" w:rsidP="00EE0D2C">
      <w:pPr>
        <w:ind w:left="1134" w:right="567"/>
        <w:jc w:val="both"/>
        <w:rPr>
          <w:rFonts w:ascii="Garamond" w:hAnsi="Garamond" w:cs="Arial"/>
          <w:lang w:val="en-GB"/>
        </w:rPr>
      </w:pPr>
    </w:p>
    <w:p w:rsidR="00DB6520" w:rsidRDefault="00DB6520" w:rsidP="00AE33D8">
      <w:pPr>
        <w:ind w:left="1134" w:right="567"/>
        <w:jc w:val="both"/>
        <w:rPr>
          <w:rFonts w:ascii="Garamond" w:hAnsi="Garamond" w:cs="Arial"/>
          <w:i/>
          <w:lang w:val="en-GB"/>
        </w:rPr>
      </w:pPr>
    </w:p>
    <w:p w:rsidR="00DB6520" w:rsidRPr="00383931" w:rsidRDefault="00DB6520" w:rsidP="00AE33D8">
      <w:pPr>
        <w:ind w:left="1134" w:right="567"/>
        <w:jc w:val="both"/>
        <w:rPr>
          <w:rFonts w:ascii="Garamond" w:hAnsi="Garamond" w:cs="Arial"/>
          <w:i/>
          <w:lang w:val="en-GB"/>
        </w:rPr>
      </w:pPr>
      <w:commentRangeStart w:id="9"/>
      <w:r w:rsidRPr="00383931">
        <w:rPr>
          <w:rFonts w:ascii="Garamond" w:hAnsi="Garamond" w:cs="Arial"/>
          <w:i/>
          <w:lang w:val="en-GB"/>
        </w:rPr>
        <w:t>Article 8</w:t>
      </w:r>
      <w:commentRangeEnd w:id="9"/>
      <w:r>
        <w:rPr>
          <w:rStyle w:val="CommentReference"/>
          <w:lang w:val="de-DE" w:eastAsia="fr-FR"/>
        </w:rPr>
        <w:commentReference w:id="9"/>
      </w:r>
    </w:p>
    <w:p w:rsidR="00DB6520" w:rsidRPr="00383931" w:rsidRDefault="00DB6520" w:rsidP="00AE33D8">
      <w:pPr>
        <w:ind w:left="1134" w:right="567"/>
        <w:jc w:val="both"/>
        <w:rPr>
          <w:rFonts w:ascii="Garamond" w:hAnsi="Garamond" w:cs="Arial"/>
          <w:b/>
          <w:lang w:val="en-GB"/>
        </w:rPr>
      </w:pPr>
      <w:r w:rsidRPr="00383931">
        <w:rPr>
          <w:rFonts w:ascii="Garamond" w:hAnsi="Garamond" w:cs="Arial"/>
          <w:b/>
          <w:lang w:val="en-GB"/>
        </w:rPr>
        <w:t>Information and publicity measures</w:t>
      </w:r>
    </w:p>
    <w:p w:rsidR="00DB6520" w:rsidRPr="00383931" w:rsidRDefault="00DB6520" w:rsidP="00AE33D8">
      <w:pPr>
        <w:ind w:left="1134" w:right="567"/>
        <w:jc w:val="both"/>
        <w:rPr>
          <w:rFonts w:ascii="Garamond" w:hAnsi="Garamond" w:cs="Arial"/>
          <w:b/>
          <w:lang w:val="en-GB"/>
        </w:rPr>
      </w:pPr>
    </w:p>
    <w:p w:rsidR="00DB6520" w:rsidRDefault="00DB6520" w:rsidP="00D134DC">
      <w:pPr>
        <w:numPr>
          <w:ilvl w:val="0"/>
          <w:numId w:val="16"/>
        </w:numPr>
        <w:ind w:left="1134" w:right="567"/>
        <w:jc w:val="both"/>
        <w:rPr>
          <w:rFonts w:ascii="Garamond" w:hAnsi="Garamond" w:cs="Arial"/>
          <w:szCs w:val="22"/>
          <w:lang w:val="en-GB"/>
        </w:rPr>
      </w:pPr>
      <w:r w:rsidRPr="00383931">
        <w:rPr>
          <w:rFonts w:ascii="Garamond" w:hAnsi="Garamond" w:cs="Arial"/>
          <w:szCs w:val="22"/>
          <w:lang w:val="en-GB"/>
        </w:rPr>
        <w:t xml:space="preserve">The </w:t>
      </w:r>
      <w:r>
        <w:rPr>
          <w:rFonts w:ascii="Garamond" w:hAnsi="Garamond" w:cs="Arial"/>
          <w:szCs w:val="22"/>
          <w:lang w:val="en-GB"/>
        </w:rPr>
        <w:t xml:space="preserve">LP/PPs </w:t>
      </w:r>
      <w:r w:rsidRPr="00383931">
        <w:rPr>
          <w:rFonts w:ascii="Garamond" w:hAnsi="Garamond" w:cs="Arial"/>
          <w:szCs w:val="22"/>
          <w:lang w:val="en-GB"/>
        </w:rPr>
        <w:t xml:space="preserve">will implement jointly a communication and dissemination plan </w:t>
      </w:r>
      <w:r>
        <w:rPr>
          <w:rFonts w:ascii="Garamond" w:hAnsi="Garamond" w:cs="Arial"/>
          <w:szCs w:val="22"/>
          <w:lang w:val="en-GB"/>
        </w:rPr>
        <w:t>as instructed in the Programme Manual and Communication Guide ensuring</w:t>
      </w:r>
      <w:r w:rsidRPr="00383931">
        <w:rPr>
          <w:rFonts w:ascii="Garamond" w:hAnsi="Garamond" w:cs="Arial"/>
          <w:szCs w:val="22"/>
          <w:lang w:val="en-GB"/>
        </w:rPr>
        <w:t xml:space="preserve"> adequate promotion of the project and its results towards potential beneficiaries, project stakeholders and the general public.</w:t>
      </w:r>
    </w:p>
    <w:p w:rsidR="00DB6520" w:rsidRDefault="00DB6520" w:rsidP="0054382E">
      <w:pPr>
        <w:ind w:left="1134" w:right="567"/>
        <w:jc w:val="both"/>
        <w:rPr>
          <w:rFonts w:ascii="Garamond" w:hAnsi="Garamond" w:cs="Arial"/>
          <w:szCs w:val="22"/>
          <w:lang w:val="en-GB"/>
        </w:rPr>
      </w:pPr>
    </w:p>
    <w:p w:rsidR="00DB6520" w:rsidRPr="0054382E" w:rsidRDefault="00DB6520" w:rsidP="00D134DC">
      <w:pPr>
        <w:numPr>
          <w:ilvl w:val="0"/>
          <w:numId w:val="16"/>
        </w:numPr>
        <w:ind w:left="1134" w:right="567"/>
        <w:jc w:val="both"/>
        <w:rPr>
          <w:rFonts w:ascii="Garamond" w:hAnsi="Garamond" w:cs="Arial"/>
          <w:szCs w:val="22"/>
          <w:lang w:val="en-GB"/>
        </w:rPr>
      </w:pPr>
      <w:r w:rsidRPr="0054382E">
        <w:rPr>
          <w:rFonts w:ascii="Garamond" w:hAnsi="Garamond" w:cs="Arial"/>
          <w:szCs w:val="22"/>
          <w:lang w:val="en-GB"/>
        </w:rPr>
        <w:t>Any information and publicity measures must specify that the project has received a su</w:t>
      </w:r>
      <w:r w:rsidRPr="0054382E">
        <w:rPr>
          <w:rFonts w:ascii="Garamond" w:hAnsi="Garamond" w:cs="Arial"/>
          <w:szCs w:val="22"/>
          <w:lang w:val="en-GB"/>
        </w:rPr>
        <w:t>b</w:t>
      </w:r>
      <w:r w:rsidRPr="0054382E">
        <w:rPr>
          <w:rFonts w:ascii="Garamond" w:hAnsi="Garamond" w:cs="Arial"/>
          <w:szCs w:val="22"/>
          <w:lang w:val="en-GB"/>
        </w:rPr>
        <w:t>sidy from the programme funds as set out in the Programme Manual and Communication Guide in accordance with the Commission Regulation (EC) No 1828/2006 (in particular articles 8 and 9) relating to information and publicity measures concerning assistance from the Structural Funds.</w:t>
      </w:r>
    </w:p>
    <w:p w:rsidR="00DB6520" w:rsidRPr="0054382E" w:rsidRDefault="00DB6520" w:rsidP="0054382E">
      <w:pPr>
        <w:widowControl w:val="0"/>
        <w:tabs>
          <w:tab w:val="num" w:pos="-142"/>
        </w:tabs>
        <w:ind w:right="567"/>
        <w:jc w:val="both"/>
        <w:rPr>
          <w:rFonts w:ascii="Garamond" w:hAnsi="Garamond" w:cs="Arial"/>
          <w:szCs w:val="22"/>
          <w:lang w:val="en-GB"/>
        </w:rPr>
      </w:pPr>
    </w:p>
    <w:p w:rsidR="00DB6520" w:rsidRPr="0054382E" w:rsidRDefault="00DB6520" w:rsidP="00D134DC">
      <w:pPr>
        <w:numPr>
          <w:ilvl w:val="0"/>
          <w:numId w:val="16"/>
        </w:numPr>
        <w:ind w:left="1134" w:right="567"/>
        <w:jc w:val="both"/>
        <w:rPr>
          <w:rFonts w:ascii="Garamond" w:hAnsi="Garamond" w:cs="Arial"/>
          <w:b/>
          <w:szCs w:val="22"/>
          <w:lang w:val="en-GB"/>
        </w:rPr>
      </w:pPr>
      <w:r w:rsidRPr="00383931">
        <w:rPr>
          <w:rFonts w:ascii="Garamond" w:hAnsi="Garamond" w:cs="Arial"/>
          <w:szCs w:val="22"/>
          <w:lang w:val="en-GB"/>
        </w:rPr>
        <w:t xml:space="preserve">Furthermore, it must be clearly stated that the project has been co-financed by ERDF Fund through the </w:t>
      </w:r>
      <w:r>
        <w:rPr>
          <w:rFonts w:ascii="Garamond" w:hAnsi="Garamond" w:cs="Arial"/>
          <w:szCs w:val="22"/>
          <w:lang w:val="en-GB"/>
        </w:rPr>
        <w:t xml:space="preserve">Central Baltic OP </w:t>
      </w:r>
      <w:r w:rsidRPr="00383931">
        <w:rPr>
          <w:rFonts w:ascii="Garamond" w:hAnsi="Garamond" w:cs="Arial"/>
          <w:szCs w:val="22"/>
          <w:lang w:val="en-GB"/>
        </w:rPr>
        <w:t xml:space="preserve">in addition to using the </w:t>
      </w:r>
      <w:r w:rsidRPr="0054382E">
        <w:rPr>
          <w:rFonts w:ascii="Garamond" w:hAnsi="Garamond" w:cs="Arial"/>
          <w:b/>
          <w:szCs w:val="22"/>
          <w:lang w:val="en-GB"/>
        </w:rPr>
        <w:t>European flag and pr</w:t>
      </w:r>
      <w:r w:rsidRPr="0054382E">
        <w:rPr>
          <w:rFonts w:ascii="Garamond" w:hAnsi="Garamond" w:cs="Arial"/>
          <w:b/>
          <w:szCs w:val="22"/>
          <w:lang w:val="en-GB"/>
        </w:rPr>
        <w:t>o</w:t>
      </w:r>
      <w:r w:rsidRPr="0054382E">
        <w:rPr>
          <w:rFonts w:ascii="Garamond" w:hAnsi="Garamond" w:cs="Arial"/>
          <w:b/>
          <w:szCs w:val="22"/>
          <w:lang w:val="en-GB"/>
        </w:rPr>
        <w:t>gramme logo and slogan.</w:t>
      </w:r>
    </w:p>
    <w:p w:rsidR="00DB6520" w:rsidRPr="00383931" w:rsidRDefault="00DB6520" w:rsidP="00AE33D8">
      <w:pPr>
        <w:widowControl w:val="0"/>
        <w:tabs>
          <w:tab w:val="left" w:pos="-1440"/>
          <w:tab w:val="left" w:pos="-720"/>
          <w:tab w:val="num" w:pos="-142"/>
        </w:tabs>
        <w:ind w:left="1134" w:right="567" w:hanging="142"/>
        <w:jc w:val="both"/>
        <w:rPr>
          <w:rFonts w:ascii="Garamond" w:hAnsi="Garamond" w:cs="Arial"/>
          <w:szCs w:val="22"/>
          <w:lang w:val="en-GB"/>
        </w:rPr>
      </w:pPr>
    </w:p>
    <w:p w:rsidR="00DB6520" w:rsidRPr="00383931" w:rsidRDefault="00DB6520" w:rsidP="00D134DC">
      <w:pPr>
        <w:numPr>
          <w:ilvl w:val="0"/>
          <w:numId w:val="16"/>
        </w:numPr>
        <w:ind w:left="1134" w:right="567"/>
        <w:jc w:val="both"/>
        <w:rPr>
          <w:rFonts w:ascii="Garamond" w:hAnsi="Garamond" w:cs="Arial"/>
          <w:szCs w:val="22"/>
          <w:lang w:val="en-GB"/>
        </w:rPr>
      </w:pPr>
      <w:r w:rsidRPr="00383931">
        <w:rPr>
          <w:rFonts w:ascii="Garamond" w:hAnsi="Garamond" w:cs="Arial"/>
          <w:szCs w:val="22"/>
          <w:lang w:val="en-GB"/>
        </w:rPr>
        <w:t xml:space="preserve">The partners agree that the </w:t>
      </w:r>
      <w:r>
        <w:rPr>
          <w:rFonts w:ascii="Garamond" w:hAnsi="Garamond" w:cs="Arial"/>
          <w:szCs w:val="22"/>
          <w:lang w:val="en-GB"/>
        </w:rPr>
        <w:t>MA/JTS</w:t>
      </w:r>
      <w:r w:rsidRPr="00383931">
        <w:rPr>
          <w:rFonts w:ascii="Garamond" w:hAnsi="Garamond" w:cs="Arial"/>
          <w:szCs w:val="22"/>
          <w:lang w:val="en-GB"/>
        </w:rPr>
        <w:t xml:space="preserve"> shall be authorised in the framework of the </w:t>
      </w:r>
      <w:r>
        <w:rPr>
          <w:rFonts w:ascii="Garamond" w:hAnsi="Garamond" w:cs="Arial"/>
          <w:szCs w:val="22"/>
          <w:lang w:val="en-GB"/>
        </w:rPr>
        <w:t>Central Baltic OP</w:t>
      </w:r>
      <w:r w:rsidRPr="00383931">
        <w:rPr>
          <w:rFonts w:ascii="Garamond" w:hAnsi="Garamond" w:cs="Arial"/>
          <w:szCs w:val="22"/>
          <w:lang w:val="en-GB"/>
        </w:rPr>
        <w:t xml:space="preserve"> programme to publish in whatever form and by whatever media, including the internet, the following information:</w:t>
      </w:r>
    </w:p>
    <w:p w:rsidR="00DB6520" w:rsidRPr="00383931" w:rsidRDefault="00DB6520" w:rsidP="00AE33D8">
      <w:pPr>
        <w:ind w:left="1134" w:right="567"/>
        <w:jc w:val="both"/>
        <w:rPr>
          <w:rFonts w:ascii="Garamond" w:hAnsi="Garamond" w:cs="Arial"/>
          <w:szCs w:val="22"/>
          <w:lang w:val="en-GB"/>
        </w:rPr>
      </w:pPr>
      <w:r w:rsidRPr="00383931">
        <w:rPr>
          <w:rFonts w:ascii="Garamond" w:hAnsi="Garamond" w:cs="Arial"/>
          <w:szCs w:val="22"/>
          <w:lang w:val="en-GB"/>
        </w:rPr>
        <w:t> </w:t>
      </w:r>
    </w:p>
    <w:p w:rsidR="00DB6520" w:rsidRDefault="00DB6520" w:rsidP="00D134DC">
      <w:pPr>
        <w:numPr>
          <w:ilvl w:val="0"/>
          <w:numId w:val="23"/>
        </w:numPr>
        <w:ind w:right="567"/>
        <w:jc w:val="both"/>
        <w:rPr>
          <w:rFonts w:ascii="Garamond" w:hAnsi="Garamond" w:cs="Arial"/>
          <w:lang w:val="en-GB"/>
        </w:rPr>
      </w:pPr>
      <w:r>
        <w:rPr>
          <w:rFonts w:ascii="Garamond" w:hAnsi="Garamond" w:cs="Arial"/>
          <w:lang w:val="en-GB"/>
        </w:rPr>
        <w:t>The name of the project</w:t>
      </w:r>
    </w:p>
    <w:p w:rsidR="00DB6520" w:rsidRPr="00EA4163" w:rsidRDefault="00DB6520" w:rsidP="00D134DC">
      <w:pPr>
        <w:numPr>
          <w:ilvl w:val="0"/>
          <w:numId w:val="23"/>
        </w:numPr>
        <w:ind w:right="567"/>
        <w:jc w:val="both"/>
        <w:rPr>
          <w:rFonts w:ascii="Garamond" w:hAnsi="Garamond" w:cs="Arial"/>
          <w:lang w:val="en-GB"/>
        </w:rPr>
      </w:pPr>
      <w:r>
        <w:rPr>
          <w:rFonts w:ascii="Garamond" w:hAnsi="Garamond" w:cs="Arial"/>
          <w:lang w:val="en-GB"/>
        </w:rPr>
        <w:t>the name of the LP/PPs</w:t>
      </w:r>
      <w:r w:rsidRPr="00EA4163">
        <w:rPr>
          <w:rFonts w:ascii="Garamond" w:hAnsi="Garamond" w:cs="Arial"/>
          <w:lang w:val="en-GB"/>
        </w:rPr>
        <w:t>,</w:t>
      </w:r>
    </w:p>
    <w:p w:rsidR="00DB6520" w:rsidRPr="00EA4163" w:rsidRDefault="00DB6520" w:rsidP="00D134DC">
      <w:pPr>
        <w:numPr>
          <w:ilvl w:val="0"/>
          <w:numId w:val="23"/>
        </w:numPr>
        <w:ind w:right="567"/>
        <w:jc w:val="both"/>
        <w:rPr>
          <w:rFonts w:ascii="Garamond" w:hAnsi="Garamond" w:cs="Arial"/>
          <w:lang w:val="en-GB"/>
        </w:rPr>
      </w:pPr>
      <w:r w:rsidRPr="00EA4163">
        <w:rPr>
          <w:rFonts w:ascii="Garamond" w:hAnsi="Garamond" w:cs="Arial"/>
          <w:lang w:val="en-GB"/>
        </w:rPr>
        <w:t>the purpose of the subsidy,</w:t>
      </w:r>
    </w:p>
    <w:p w:rsidR="00DB6520" w:rsidRPr="00EA4163" w:rsidRDefault="00DB6520" w:rsidP="004B04B8">
      <w:pPr>
        <w:numPr>
          <w:ilvl w:val="0"/>
          <w:numId w:val="23"/>
        </w:numPr>
        <w:ind w:right="567"/>
        <w:jc w:val="both"/>
        <w:rPr>
          <w:rFonts w:ascii="Garamond" w:hAnsi="Garamond" w:cs="Arial"/>
          <w:lang w:val="en-GB"/>
        </w:rPr>
      </w:pPr>
      <w:r w:rsidRPr="00EA4163">
        <w:rPr>
          <w:rFonts w:ascii="Garamond" w:hAnsi="Garamond" w:cs="Arial"/>
          <w:lang w:val="en-GB"/>
        </w:rPr>
        <w:t>the amount</w:t>
      </w:r>
      <w:r>
        <w:rPr>
          <w:rFonts w:ascii="Garamond" w:hAnsi="Garamond" w:cs="Arial"/>
          <w:lang w:val="en-GB"/>
        </w:rPr>
        <w:t xml:space="preserve"> of</w:t>
      </w:r>
      <w:r w:rsidRPr="00EA4163">
        <w:rPr>
          <w:rFonts w:ascii="Garamond" w:hAnsi="Garamond" w:cs="Arial"/>
          <w:lang w:val="en-GB"/>
        </w:rPr>
        <w:t xml:space="preserve"> granted</w:t>
      </w:r>
      <w:r>
        <w:rPr>
          <w:rFonts w:ascii="Garamond" w:hAnsi="Garamond" w:cs="Arial"/>
          <w:lang w:val="en-GB"/>
        </w:rPr>
        <w:t xml:space="preserve"> ERDF funding</w:t>
      </w:r>
      <w:r w:rsidRPr="00EA4163">
        <w:rPr>
          <w:rFonts w:ascii="Garamond" w:hAnsi="Garamond" w:cs="Arial"/>
          <w:lang w:val="en-GB"/>
        </w:rPr>
        <w:t xml:space="preserve"> </w:t>
      </w:r>
      <w:r>
        <w:rPr>
          <w:rFonts w:ascii="Garamond" w:hAnsi="Garamond" w:cs="Arial"/>
          <w:lang w:val="en-GB"/>
        </w:rPr>
        <w:t>and the total budget of the project</w:t>
      </w:r>
    </w:p>
    <w:p w:rsidR="00DB6520" w:rsidRPr="00EA4163" w:rsidRDefault="00DB6520" w:rsidP="00D134DC">
      <w:pPr>
        <w:numPr>
          <w:ilvl w:val="0"/>
          <w:numId w:val="23"/>
        </w:numPr>
        <w:ind w:right="567"/>
        <w:jc w:val="both"/>
        <w:rPr>
          <w:rFonts w:ascii="Garamond" w:hAnsi="Garamond" w:cs="Arial"/>
          <w:lang w:val="en-GB"/>
        </w:rPr>
      </w:pPr>
      <w:r w:rsidRPr="00EA4163">
        <w:rPr>
          <w:rFonts w:ascii="Garamond" w:hAnsi="Garamond" w:cs="Arial"/>
          <w:lang w:val="en-GB"/>
        </w:rPr>
        <w:t>the geographical location of the project,</w:t>
      </w:r>
    </w:p>
    <w:p w:rsidR="00DB6520" w:rsidRPr="00EA4163" w:rsidRDefault="00DB6520" w:rsidP="00D134DC">
      <w:pPr>
        <w:numPr>
          <w:ilvl w:val="0"/>
          <w:numId w:val="23"/>
        </w:numPr>
        <w:ind w:right="567"/>
        <w:jc w:val="both"/>
        <w:rPr>
          <w:rFonts w:ascii="Garamond" w:hAnsi="Garamond" w:cs="Arial"/>
          <w:lang w:val="en-GB"/>
        </w:rPr>
      </w:pPr>
      <w:r w:rsidRPr="00EA4163">
        <w:rPr>
          <w:rFonts w:ascii="Garamond" w:hAnsi="Garamond" w:cs="Arial"/>
          <w:lang w:val="en-GB"/>
        </w:rPr>
        <w:t xml:space="preserve">the information of the progress reports and the </w:t>
      </w:r>
      <w:r>
        <w:rPr>
          <w:rFonts w:ascii="Garamond" w:hAnsi="Garamond" w:cs="Arial"/>
          <w:lang w:val="en-GB"/>
        </w:rPr>
        <w:t>Interim/F</w:t>
      </w:r>
      <w:r w:rsidRPr="00EA4163">
        <w:rPr>
          <w:rFonts w:ascii="Garamond" w:hAnsi="Garamond" w:cs="Arial"/>
          <w:lang w:val="en-GB"/>
        </w:rPr>
        <w:t>inal report,</w:t>
      </w:r>
    </w:p>
    <w:p w:rsidR="00DB6520" w:rsidRPr="00EA4163" w:rsidRDefault="00DB6520" w:rsidP="00637297">
      <w:pPr>
        <w:ind w:left="1134" w:right="567"/>
        <w:jc w:val="both"/>
        <w:rPr>
          <w:rFonts w:ascii="Garamond" w:hAnsi="Garamond" w:cs="Arial"/>
          <w:lang w:val="en-GB"/>
        </w:rPr>
      </w:pPr>
    </w:p>
    <w:p w:rsidR="00DB6520" w:rsidRPr="00EA4163" w:rsidRDefault="00DB6520" w:rsidP="00637297">
      <w:pPr>
        <w:ind w:left="1134" w:right="567"/>
        <w:jc w:val="both"/>
        <w:rPr>
          <w:rFonts w:ascii="Garamond" w:hAnsi="Garamond" w:cs="Arial"/>
          <w:lang w:val="en-GB"/>
        </w:rPr>
      </w:pPr>
      <w:r>
        <w:rPr>
          <w:rFonts w:ascii="Garamond" w:hAnsi="Garamond" w:cs="Arial"/>
          <w:lang w:val="en-GB"/>
        </w:rPr>
        <w:t xml:space="preserve">The </w:t>
      </w:r>
      <w:r w:rsidRPr="00EA4163">
        <w:rPr>
          <w:rFonts w:ascii="Garamond" w:hAnsi="Garamond" w:cs="Arial"/>
          <w:lang w:val="en-GB"/>
        </w:rPr>
        <w:t>LP is obliged t</w:t>
      </w:r>
      <w:r>
        <w:rPr>
          <w:rFonts w:ascii="Garamond" w:hAnsi="Garamond" w:cs="Arial"/>
          <w:lang w:val="en-GB"/>
        </w:rPr>
        <w:t xml:space="preserve">o inform the </w:t>
      </w:r>
      <w:r w:rsidRPr="00EA4163">
        <w:rPr>
          <w:rFonts w:ascii="Garamond" w:hAnsi="Garamond" w:cs="Arial"/>
          <w:lang w:val="en-GB"/>
        </w:rPr>
        <w:t>JTS on possible sensitive/confidential (e.g. business or personnel related) issues that cannot be published.</w:t>
      </w:r>
    </w:p>
    <w:p w:rsidR="00DB6520" w:rsidRPr="00383931" w:rsidRDefault="00DB6520" w:rsidP="00AE33D8">
      <w:pPr>
        <w:widowControl w:val="0"/>
        <w:tabs>
          <w:tab w:val="left" w:pos="-1440"/>
          <w:tab w:val="left" w:pos="-720"/>
        </w:tabs>
        <w:ind w:left="1134" w:right="567"/>
        <w:jc w:val="both"/>
        <w:rPr>
          <w:rFonts w:ascii="Garamond" w:hAnsi="Garamond" w:cs="Arial"/>
          <w:szCs w:val="22"/>
          <w:lang w:val="en-GB"/>
        </w:rPr>
      </w:pPr>
    </w:p>
    <w:p w:rsidR="00DB6520" w:rsidRPr="00F90939" w:rsidRDefault="00DB6520" w:rsidP="00D134DC">
      <w:pPr>
        <w:numPr>
          <w:ilvl w:val="0"/>
          <w:numId w:val="16"/>
        </w:numPr>
        <w:ind w:left="1134" w:right="567"/>
        <w:jc w:val="both"/>
        <w:rPr>
          <w:rFonts w:ascii="Garamond" w:hAnsi="Garamond" w:cs="Arial"/>
          <w:szCs w:val="22"/>
          <w:lang w:val="en-GB"/>
        </w:rPr>
      </w:pPr>
      <w:r>
        <w:rPr>
          <w:rFonts w:ascii="Garamond" w:hAnsi="Garamond" w:cs="Arial"/>
          <w:szCs w:val="22"/>
          <w:lang w:val="en-GB"/>
        </w:rPr>
        <w:t xml:space="preserve">The LP/PPs agree to include in the PR/PC, Interim and Final Reports information on publicity and information events and the </w:t>
      </w:r>
      <w:r w:rsidRPr="00F90939">
        <w:rPr>
          <w:rFonts w:ascii="Garamond" w:hAnsi="Garamond" w:cs="Arial"/>
          <w:szCs w:val="22"/>
          <w:lang w:val="en-GB"/>
        </w:rPr>
        <w:t xml:space="preserve">partners furthermore authorise the </w:t>
      </w:r>
      <w:r>
        <w:rPr>
          <w:rFonts w:ascii="Garamond" w:hAnsi="Garamond" w:cs="Arial"/>
          <w:szCs w:val="22"/>
          <w:lang w:val="en-GB"/>
        </w:rPr>
        <w:t>MA/JTS</w:t>
      </w:r>
      <w:r w:rsidRPr="00F90939">
        <w:rPr>
          <w:rFonts w:ascii="Garamond" w:hAnsi="Garamond" w:cs="Arial"/>
          <w:szCs w:val="22"/>
          <w:lang w:val="en-GB"/>
        </w:rPr>
        <w:t xml:space="preserve"> and the </w:t>
      </w:r>
      <w:r>
        <w:rPr>
          <w:rFonts w:ascii="Garamond" w:hAnsi="Garamond" w:cs="Arial"/>
          <w:szCs w:val="22"/>
          <w:lang w:val="en-GB"/>
        </w:rPr>
        <w:t>EC</w:t>
      </w:r>
      <w:r w:rsidRPr="00F90939">
        <w:rPr>
          <w:rFonts w:ascii="Garamond" w:hAnsi="Garamond" w:cs="Arial"/>
          <w:szCs w:val="22"/>
          <w:lang w:val="en-GB"/>
        </w:rPr>
        <w:t xml:space="preserve"> to use this material to showcase how the subsidy is used.</w:t>
      </w:r>
    </w:p>
    <w:p w:rsidR="00DB6520" w:rsidRPr="00383931" w:rsidRDefault="00DB6520" w:rsidP="00AE33D8">
      <w:pPr>
        <w:ind w:left="1134" w:right="567"/>
        <w:jc w:val="both"/>
        <w:rPr>
          <w:rFonts w:ascii="Garamond" w:hAnsi="Garamond" w:cs="Arial"/>
          <w:i/>
          <w:lang w:val="en-GB"/>
        </w:rPr>
      </w:pPr>
      <w:r w:rsidRPr="00383931">
        <w:rPr>
          <w:rFonts w:ascii="Garamond" w:hAnsi="Garamond" w:cs="Arial"/>
          <w:i/>
          <w:lang w:val="en-GB"/>
        </w:rPr>
        <w:t>Article 9</w:t>
      </w:r>
    </w:p>
    <w:p w:rsidR="00DB6520" w:rsidRDefault="00DB6520" w:rsidP="009E33C7">
      <w:pPr>
        <w:ind w:left="1134" w:right="567"/>
        <w:jc w:val="both"/>
        <w:rPr>
          <w:rFonts w:ascii="Garamond" w:hAnsi="Garamond" w:cs="Arial"/>
          <w:b/>
          <w:lang w:val="en-GB"/>
        </w:rPr>
      </w:pPr>
      <w:commentRangeStart w:id="10"/>
      <w:r w:rsidRPr="00383931">
        <w:rPr>
          <w:rFonts w:ascii="Garamond" w:hAnsi="Garamond" w:cs="Arial"/>
          <w:b/>
          <w:lang w:val="en-GB"/>
        </w:rPr>
        <w:t>Confidentiality</w:t>
      </w:r>
      <w:commentRangeEnd w:id="10"/>
      <w:r>
        <w:rPr>
          <w:rStyle w:val="CommentReference"/>
          <w:lang w:val="de-DE" w:eastAsia="fr-FR"/>
        </w:rPr>
        <w:commentReference w:id="10"/>
      </w:r>
    </w:p>
    <w:p w:rsidR="00DB6520" w:rsidRPr="00383931" w:rsidRDefault="00DB6520" w:rsidP="00BD40B8">
      <w:pPr>
        <w:ind w:left="1134" w:right="567"/>
        <w:jc w:val="both"/>
        <w:rPr>
          <w:rFonts w:ascii="Garamond" w:hAnsi="Garamond" w:cs="Arial"/>
          <w:b/>
          <w:lang w:val="en-GB"/>
        </w:rPr>
      </w:pPr>
    </w:p>
    <w:p w:rsidR="00DB6520" w:rsidRPr="00BD40B8" w:rsidRDefault="00DB6520" w:rsidP="00D134DC">
      <w:pPr>
        <w:numPr>
          <w:ilvl w:val="0"/>
          <w:numId w:val="8"/>
        </w:numPr>
        <w:ind w:left="1134" w:right="567"/>
        <w:jc w:val="both"/>
        <w:rPr>
          <w:rFonts w:ascii="Garamond" w:hAnsi="Garamond" w:cs="Arial"/>
          <w:lang w:val="en-GB"/>
        </w:rPr>
      </w:pPr>
      <w:r w:rsidRPr="00BD40B8">
        <w:rPr>
          <w:rFonts w:ascii="Garamond" w:hAnsi="Garamond" w:cs="Arial"/>
          <w:lang w:val="en-GB"/>
        </w:rPr>
        <w:t>Although the nature of the implementation of the project is public, part of the information exchanged between the</w:t>
      </w:r>
      <w:r>
        <w:rPr>
          <w:rFonts w:ascii="Garamond" w:hAnsi="Garamond" w:cs="Arial"/>
          <w:lang w:val="en-GB"/>
        </w:rPr>
        <w:t xml:space="preserve"> JTS and</w:t>
      </w:r>
      <w:r w:rsidRPr="00BD40B8">
        <w:rPr>
          <w:rFonts w:ascii="Garamond" w:hAnsi="Garamond" w:cs="Arial"/>
          <w:lang w:val="en-GB"/>
        </w:rPr>
        <w:t xml:space="preserve"> programme </w:t>
      </w:r>
      <w:r>
        <w:rPr>
          <w:rFonts w:ascii="Garamond" w:hAnsi="Garamond" w:cs="Arial"/>
          <w:lang w:val="en-GB"/>
        </w:rPr>
        <w:t>bodies (MA</w:t>
      </w:r>
      <w:r w:rsidRPr="00BD40B8">
        <w:rPr>
          <w:rFonts w:ascii="Garamond" w:hAnsi="Garamond" w:cs="Arial"/>
          <w:lang w:val="en-GB"/>
        </w:rPr>
        <w:t xml:space="preserve">, CA and AA) and LP/PPs or between LP and PPs may be confidential. </w:t>
      </w:r>
      <w:commentRangeStart w:id="11"/>
      <w:r w:rsidRPr="00BD40B8">
        <w:rPr>
          <w:rFonts w:ascii="Garamond" w:hAnsi="Garamond" w:cs="Arial"/>
          <w:lang w:val="en-GB"/>
        </w:rPr>
        <w:t>Only documents and other elements explicitly provided with the statement “confidential” shall be regarded as such taking into account the relevant EU and national legislation.</w:t>
      </w:r>
      <w:commentRangeEnd w:id="11"/>
      <w:r>
        <w:rPr>
          <w:rStyle w:val="CommentReference"/>
          <w:lang w:val="de-DE" w:eastAsia="fr-FR"/>
        </w:rPr>
        <w:commentReference w:id="11"/>
      </w:r>
    </w:p>
    <w:p w:rsidR="00DB6520" w:rsidRPr="00383931" w:rsidRDefault="00DB6520" w:rsidP="00BD40B8">
      <w:pPr>
        <w:ind w:left="1134" w:right="567"/>
        <w:jc w:val="both"/>
        <w:rPr>
          <w:rFonts w:ascii="Garamond" w:hAnsi="Garamond" w:cs="Arial"/>
          <w:lang w:val="en-GB"/>
        </w:rPr>
      </w:pPr>
    </w:p>
    <w:p w:rsidR="00DB6520" w:rsidRPr="00BD40B8" w:rsidRDefault="00DB6520" w:rsidP="00D134DC">
      <w:pPr>
        <w:numPr>
          <w:ilvl w:val="0"/>
          <w:numId w:val="8"/>
        </w:numPr>
        <w:ind w:left="1134" w:right="567"/>
        <w:jc w:val="both"/>
        <w:rPr>
          <w:rFonts w:ascii="Garamond" w:hAnsi="Garamond" w:cs="Arial"/>
          <w:lang w:val="en-GB"/>
        </w:rPr>
      </w:pPr>
      <w:commentRangeStart w:id="12"/>
      <w:r w:rsidRPr="00BD40B8">
        <w:rPr>
          <w:rFonts w:ascii="Garamond" w:hAnsi="Garamond" w:cs="Arial"/>
          <w:lang w:val="en-GB"/>
        </w:rPr>
        <w:t>The LP</w:t>
      </w:r>
      <w:r>
        <w:rPr>
          <w:rFonts w:ascii="Garamond" w:hAnsi="Garamond" w:cs="Arial"/>
          <w:lang w:val="en-GB"/>
        </w:rPr>
        <w:t>/PPs commit to take</w:t>
      </w:r>
      <w:r w:rsidRPr="00BD40B8">
        <w:rPr>
          <w:rFonts w:ascii="Garamond" w:hAnsi="Garamond" w:cs="Arial"/>
          <w:lang w:val="en-GB"/>
        </w:rPr>
        <w:t xml:space="preserve"> measures to ensure that all staff members carrying out the work respect the confidential nature of </w:t>
      </w:r>
      <w:r>
        <w:rPr>
          <w:rFonts w:ascii="Garamond" w:hAnsi="Garamond" w:cs="Arial"/>
          <w:lang w:val="en-GB"/>
        </w:rPr>
        <w:t>such</w:t>
      </w:r>
      <w:r w:rsidRPr="00BD40B8">
        <w:rPr>
          <w:rFonts w:ascii="Garamond" w:hAnsi="Garamond" w:cs="Arial"/>
          <w:lang w:val="en-GB"/>
        </w:rPr>
        <w:t xml:space="preserve"> information, and do not disseminate it, pass it on to third parties or use it </w:t>
      </w:r>
      <w:ins w:id="13" w:author="Miikka Kärki" w:date="2011-12-22T11:34:00Z">
        <w:r>
          <w:rPr>
            <w:rFonts w:ascii="Garamond" w:hAnsi="Garamond" w:cs="Arial"/>
            <w:lang w:val="en-GB"/>
          </w:rPr>
          <w:t xml:space="preserve">for any other purpose than the purpose it was disclosed for </w:t>
        </w:r>
      </w:ins>
      <w:r w:rsidRPr="00BD40B8">
        <w:rPr>
          <w:rFonts w:ascii="Garamond" w:hAnsi="Garamond" w:cs="Arial"/>
          <w:lang w:val="en-GB"/>
        </w:rPr>
        <w:t>without prior written consent of</w:t>
      </w:r>
      <w:del w:id="14" w:author="Miikka Kärki" w:date="2011-12-23T09:25:00Z">
        <w:r w:rsidRPr="00BD40B8" w:rsidDel="00BD5A7B">
          <w:rPr>
            <w:rFonts w:ascii="Garamond" w:hAnsi="Garamond" w:cs="Arial"/>
            <w:lang w:val="en-GB"/>
          </w:rPr>
          <w:delText xml:space="preserve"> the LP and</w:delText>
        </w:r>
      </w:del>
      <w:r w:rsidRPr="00BD40B8">
        <w:rPr>
          <w:rFonts w:ascii="Garamond" w:hAnsi="Garamond" w:cs="Arial"/>
          <w:lang w:val="en-GB"/>
        </w:rPr>
        <w:t xml:space="preserve"> the partner institution that provided the information taking into account the relevant EU and national legislation.</w:t>
      </w:r>
      <w:ins w:id="15" w:author="Miikka Kärki" w:date="2011-12-23T09:33:00Z">
        <w:r>
          <w:rPr>
            <w:rFonts w:ascii="Garamond" w:hAnsi="Garamond" w:cs="Arial"/>
            <w:lang w:val="en-GB"/>
          </w:rPr>
          <w:t xml:space="preserve"> The LP and PPs shall remain liable for acts and obligation of their staff members concerning the confidential information.</w:t>
        </w:r>
      </w:ins>
      <w:ins w:id="16" w:author="Miikka Kärki" w:date="2011-12-23T09:35:00Z">
        <w:r>
          <w:rPr>
            <w:rFonts w:ascii="Garamond" w:hAnsi="Garamond" w:cs="Arial"/>
            <w:lang w:val="en-GB"/>
          </w:rPr>
          <w:t xml:space="preserve"> Confidential information may be disclosed only to members of the staff </w:t>
        </w:r>
      </w:ins>
      <w:ins w:id="17" w:author="Miikka Kärki" w:date="2011-12-23T09:36:00Z">
        <w:r>
          <w:rPr>
            <w:rFonts w:ascii="Garamond" w:hAnsi="Garamond" w:cs="Arial"/>
            <w:lang w:val="en-GB"/>
          </w:rPr>
          <w:t>only on a strict need-to-know basis.</w:t>
        </w:r>
        <w:commentRangeEnd w:id="12"/>
        <w:r>
          <w:rPr>
            <w:rStyle w:val="CommentReference"/>
            <w:lang w:val="de-DE" w:eastAsia="fr-FR"/>
          </w:rPr>
          <w:commentReference w:id="12"/>
        </w:r>
      </w:ins>
    </w:p>
    <w:p w:rsidR="00DB6520" w:rsidRPr="00383931" w:rsidRDefault="00DB6520" w:rsidP="00BD40B8">
      <w:pPr>
        <w:ind w:left="1134" w:right="567"/>
        <w:jc w:val="both"/>
        <w:rPr>
          <w:rFonts w:ascii="Garamond" w:hAnsi="Garamond" w:cs="Arial"/>
          <w:lang w:val="en-GB"/>
        </w:rPr>
      </w:pPr>
    </w:p>
    <w:p w:rsidR="00DB6520" w:rsidRPr="00BD40B8" w:rsidRDefault="00DB6520" w:rsidP="00D134DC">
      <w:pPr>
        <w:numPr>
          <w:ilvl w:val="0"/>
          <w:numId w:val="8"/>
        </w:numPr>
        <w:ind w:left="1134" w:right="567"/>
        <w:jc w:val="both"/>
        <w:rPr>
          <w:rFonts w:ascii="Garamond" w:hAnsi="Garamond" w:cs="Arial"/>
          <w:lang w:val="en-GB"/>
        </w:rPr>
      </w:pPr>
      <w:commentRangeStart w:id="18"/>
      <w:r w:rsidRPr="00BD40B8">
        <w:rPr>
          <w:rFonts w:ascii="Garamond" w:hAnsi="Garamond" w:cs="Arial"/>
          <w:lang w:val="en-GB"/>
        </w:rPr>
        <w:t xml:space="preserve">The LP/PPs agree to commit themselves to respect publicity </w:t>
      </w:r>
      <w:r>
        <w:rPr>
          <w:rFonts w:ascii="Garamond" w:hAnsi="Garamond" w:cs="Arial"/>
          <w:lang w:val="en-GB"/>
        </w:rPr>
        <w:t>rules</w:t>
      </w:r>
      <w:r w:rsidRPr="00BD40B8">
        <w:rPr>
          <w:rFonts w:ascii="Garamond" w:hAnsi="Garamond" w:cs="Arial"/>
          <w:lang w:val="en-GB"/>
        </w:rPr>
        <w:t xml:space="preserve"> regarding the results of the project in relevant cases taking into account the relevant EU and national legislation and the stipulations of the Subsidy Contract</w:t>
      </w:r>
      <w:ins w:id="19" w:author="Miikka Kärki" w:date="2011-12-22T11:32:00Z">
        <w:r>
          <w:rPr>
            <w:rFonts w:ascii="Garamond" w:hAnsi="Garamond" w:cs="Arial"/>
            <w:lang w:val="en-GB"/>
          </w:rPr>
          <w:t>.</w:t>
        </w:r>
        <w:commentRangeEnd w:id="18"/>
        <w:r>
          <w:rPr>
            <w:rStyle w:val="CommentReference"/>
            <w:lang w:val="de-DE" w:eastAsia="fr-FR"/>
          </w:rPr>
          <w:commentReference w:id="18"/>
        </w:r>
      </w:ins>
    </w:p>
    <w:p w:rsidR="00DB6520" w:rsidRDefault="00DB6520" w:rsidP="00AE33D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s>
        <w:suppressAutoHyphens/>
        <w:ind w:left="1134" w:right="567"/>
        <w:jc w:val="both"/>
        <w:rPr>
          <w:rFonts w:ascii="Garamond" w:hAnsi="Garamond" w:cs="Arial"/>
          <w:lang w:val="en-GB"/>
        </w:rPr>
      </w:pPr>
    </w:p>
    <w:p w:rsidR="00DB6520" w:rsidRPr="00383931" w:rsidRDefault="00DB6520" w:rsidP="00AE33D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8640"/>
        </w:tabs>
        <w:suppressAutoHyphens/>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i/>
          <w:lang w:val="en-GB"/>
        </w:rPr>
      </w:pPr>
      <w:r w:rsidRPr="00383931">
        <w:rPr>
          <w:rFonts w:ascii="Garamond" w:hAnsi="Garamond" w:cs="Arial"/>
          <w:i/>
          <w:lang w:val="en-GB"/>
        </w:rPr>
        <w:t>Article 10</w:t>
      </w:r>
    </w:p>
    <w:p w:rsidR="00DB6520" w:rsidRPr="00383931" w:rsidRDefault="00DB6520" w:rsidP="00AE33D8">
      <w:pPr>
        <w:ind w:left="1134" w:right="567"/>
        <w:jc w:val="both"/>
        <w:rPr>
          <w:rFonts w:ascii="Garamond" w:hAnsi="Garamond" w:cs="Arial"/>
          <w:b/>
          <w:lang w:val="en-GB"/>
        </w:rPr>
      </w:pPr>
      <w:r w:rsidRPr="00383931">
        <w:rPr>
          <w:rFonts w:ascii="Garamond" w:hAnsi="Garamond" w:cs="Arial"/>
          <w:b/>
          <w:lang w:val="en-GB"/>
        </w:rPr>
        <w:t>Cooperation with third parties, delegation and outsourcing</w:t>
      </w:r>
    </w:p>
    <w:p w:rsidR="00DB6520" w:rsidRPr="00383931" w:rsidRDefault="00DB6520" w:rsidP="0099519C">
      <w:pPr>
        <w:ind w:left="1134" w:right="567"/>
        <w:jc w:val="both"/>
        <w:rPr>
          <w:rFonts w:ascii="Garamond" w:hAnsi="Garamond" w:cs="Arial"/>
          <w:b/>
          <w:lang w:val="en-GB"/>
        </w:rPr>
      </w:pPr>
    </w:p>
    <w:p w:rsidR="00DB6520" w:rsidRPr="00383931" w:rsidRDefault="00DB6520" w:rsidP="0099519C">
      <w:pPr>
        <w:numPr>
          <w:ilvl w:val="0"/>
          <w:numId w:val="27"/>
        </w:numPr>
        <w:ind w:left="1134" w:right="567"/>
        <w:jc w:val="both"/>
        <w:rPr>
          <w:rFonts w:ascii="Garamond" w:hAnsi="Garamond" w:cs="Arial"/>
          <w:lang w:val="en-GB"/>
        </w:rPr>
      </w:pPr>
      <w:r w:rsidRPr="00383931">
        <w:rPr>
          <w:rFonts w:ascii="Garamond" w:hAnsi="Garamond" w:cs="Arial"/>
          <w:lang w:val="en-GB"/>
        </w:rPr>
        <w:t xml:space="preserve">In the event of cooperation with third parties, of the delegation of part of the activities or of outsourcing, the partners shall remain the sole responsible parties to the </w:t>
      </w:r>
      <w:r>
        <w:rPr>
          <w:rFonts w:ascii="Garamond" w:hAnsi="Garamond" w:cs="Arial"/>
          <w:lang w:val="en-GB"/>
        </w:rPr>
        <w:t xml:space="preserve">LP </w:t>
      </w:r>
      <w:r w:rsidRPr="00383931">
        <w:rPr>
          <w:rFonts w:ascii="Garamond" w:hAnsi="Garamond" w:cs="Arial"/>
          <w:lang w:val="en-GB"/>
        </w:rPr>
        <w:t>and through the latter to the bodies implementing the programme concerning compliance with their o</w:t>
      </w:r>
      <w:r w:rsidRPr="00383931">
        <w:rPr>
          <w:rFonts w:ascii="Garamond" w:hAnsi="Garamond" w:cs="Arial"/>
          <w:lang w:val="en-GB"/>
        </w:rPr>
        <w:t>b</w:t>
      </w:r>
      <w:r w:rsidRPr="00383931">
        <w:rPr>
          <w:rFonts w:ascii="Garamond" w:hAnsi="Garamond" w:cs="Arial"/>
          <w:lang w:val="en-GB"/>
        </w:rPr>
        <w:t>ligations by virtue of the conditions set forth in this agreement including its annexes.</w:t>
      </w:r>
    </w:p>
    <w:p w:rsidR="00DB6520" w:rsidRPr="00383931" w:rsidRDefault="00DB6520" w:rsidP="0099519C">
      <w:pPr>
        <w:ind w:left="1134" w:right="567"/>
        <w:jc w:val="both"/>
        <w:rPr>
          <w:rFonts w:ascii="Garamond" w:hAnsi="Garamond" w:cs="Arial"/>
          <w:lang w:val="en-GB"/>
        </w:rPr>
      </w:pPr>
    </w:p>
    <w:p w:rsidR="00DB6520" w:rsidRPr="00383931" w:rsidRDefault="00DB6520" w:rsidP="0099519C">
      <w:pPr>
        <w:numPr>
          <w:ilvl w:val="0"/>
          <w:numId w:val="27"/>
        </w:numPr>
        <w:ind w:left="1134" w:right="567"/>
        <w:jc w:val="both"/>
        <w:rPr>
          <w:rFonts w:ascii="Garamond" w:hAnsi="Garamond" w:cs="Arial"/>
          <w:lang w:val="en-GB"/>
        </w:rPr>
      </w:pP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shall be informed by the partners about the subject and party of any contract co</w:t>
      </w:r>
      <w:r w:rsidRPr="00383931">
        <w:rPr>
          <w:rFonts w:ascii="Garamond" w:hAnsi="Garamond" w:cs="Arial"/>
          <w:lang w:val="en-GB"/>
        </w:rPr>
        <w:t>n</w:t>
      </w:r>
      <w:r w:rsidRPr="00383931">
        <w:rPr>
          <w:rFonts w:ascii="Garamond" w:hAnsi="Garamond" w:cs="Arial"/>
          <w:lang w:val="en-GB"/>
        </w:rPr>
        <w:t>cluded with a third party.</w:t>
      </w:r>
    </w:p>
    <w:p w:rsidR="00DB6520" w:rsidRPr="00383931" w:rsidRDefault="00DB6520" w:rsidP="0099519C">
      <w:pPr>
        <w:ind w:left="1134" w:right="567"/>
        <w:jc w:val="both"/>
        <w:rPr>
          <w:rFonts w:ascii="Garamond" w:hAnsi="Garamond" w:cs="Arial"/>
          <w:lang w:val="en-GB"/>
        </w:rPr>
      </w:pPr>
    </w:p>
    <w:p w:rsidR="00DB6520" w:rsidRPr="00383931" w:rsidRDefault="00DB6520" w:rsidP="0099519C">
      <w:pPr>
        <w:numPr>
          <w:ilvl w:val="0"/>
          <w:numId w:val="27"/>
        </w:numPr>
        <w:ind w:left="1134" w:right="567"/>
        <w:jc w:val="both"/>
        <w:rPr>
          <w:rFonts w:ascii="Garamond" w:hAnsi="Garamond" w:cs="Arial"/>
          <w:lang w:val="en-GB"/>
        </w:rPr>
      </w:pPr>
      <w:r w:rsidRPr="00383931">
        <w:rPr>
          <w:rFonts w:ascii="Garamond" w:hAnsi="Garamond" w:cs="Arial"/>
          <w:lang w:val="en-GB"/>
        </w:rPr>
        <w:t xml:space="preserve">For the outsourcing of activities co-financed </w:t>
      </w:r>
      <w:r>
        <w:rPr>
          <w:rFonts w:ascii="Garamond" w:hAnsi="Garamond" w:cs="Arial"/>
          <w:lang w:val="en-GB"/>
        </w:rPr>
        <w:t>by the</w:t>
      </w:r>
      <w:r w:rsidRPr="00383931">
        <w:rPr>
          <w:rFonts w:ascii="Garamond" w:hAnsi="Garamond" w:cs="Arial"/>
          <w:lang w:val="en-GB"/>
        </w:rPr>
        <w:t xml:space="preserve"> </w:t>
      </w:r>
      <w:r>
        <w:rPr>
          <w:rFonts w:ascii="Garamond" w:hAnsi="Garamond" w:cs="Arial"/>
          <w:szCs w:val="22"/>
          <w:lang w:val="en-GB"/>
        </w:rPr>
        <w:t>Central Baltic OP</w:t>
      </w:r>
      <w:r>
        <w:rPr>
          <w:rFonts w:ascii="Garamond" w:hAnsi="Garamond" w:cs="Arial"/>
          <w:caps/>
          <w:lang w:val="en-GB"/>
        </w:rPr>
        <w:t xml:space="preserve"> </w:t>
      </w:r>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and the par</w:t>
      </w:r>
      <w:r w:rsidRPr="00383931">
        <w:rPr>
          <w:rFonts w:ascii="Garamond" w:hAnsi="Garamond" w:cs="Arial"/>
          <w:lang w:val="en-GB"/>
        </w:rPr>
        <w:t>t</w:t>
      </w:r>
      <w:r w:rsidRPr="00383931">
        <w:rPr>
          <w:rFonts w:ascii="Garamond" w:hAnsi="Garamond" w:cs="Arial"/>
          <w:lang w:val="en-GB"/>
        </w:rPr>
        <w:t>ners shall comply with the European and national public procurement rules.</w:t>
      </w:r>
    </w:p>
    <w:p w:rsidR="00DB6520" w:rsidRPr="00383931" w:rsidRDefault="00DB6520" w:rsidP="00AE33D8">
      <w:pPr>
        <w:ind w:left="1134" w:right="567"/>
        <w:jc w:val="both"/>
        <w:rPr>
          <w:rFonts w:ascii="Garamond" w:hAnsi="Garamond" w:cs="Arial"/>
          <w:b/>
          <w:lang w:val="en-GB"/>
        </w:rPr>
      </w:pPr>
    </w:p>
    <w:p w:rsidR="00DB6520" w:rsidRDefault="00DB6520" w:rsidP="00AE33D8">
      <w:pPr>
        <w:ind w:left="1134" w:right="567"/>
        <w:jc w:val="both"/>
        <w:rPr>
          <w:rFonts w:ascii="Garamond" w:hAnsi="Garamond" w:cs="Arial"/>
          <w:i/>
          <w:lang w:val="en-GB"/>
        </w:rPr>
      </w:pPr>
    </w:p>
    <w:p w:rsidR="00DB6520" w:rsidRPr="00383931" w:rsidRDefault="00DB6520" w:rsidP="00AE33D8">
      <w:pPr>
        <w:ind w:left="1134" w:right="567"/>
        <w:jc w:val="both"/>
        <w:rPr>
          <w:rFonts w:ascii="Garamond" w:hAnsi="Garamond" w:cs="Arial"/>
          <w:i/>
          <w:lang w:val="en-GB"/>
        </w:rPr>
      </w:pPr>
      <w:r w:rsidRPr="00383931">
        <w:rPr>
          <w:rFonts w:ascii="Garamond" w:hAnsi="Garamond" w:cs="Arial"/>
          <w:i/>
          <w:lang w:val="en-GB"/>
        </w:rPr>
        <w:t>Article 11</w:t>
      </w:r>
    </w:p>
    <w:p w:rsidR="00DB6520" w:rsidRPr="00383931" w:rsidRDefault="00DB6520" w:rsidP="00AE33D8">
      <w:pPr>
        <w:ind w:left="1134" w:right="567"/>
        <w:jc w:val="both"/>
        <w:rPr>
          <w:rFonts w:ascii="Garamond" w:hAnsi="Garamond" w:cs="Arial"/>
          <w:b/>
          <w:lang w:val="en-GB"/>
        </w:rPr>
      </w:pPr>
      <w:r w:rsidRPr="00383931">
        <w:rPr>
          <w:rFonts w:ascii="Garamond" w:hAnsi="Garamond" w:cs="Arial"/>
          <w:b/>
          <w:lang w:val="en-GB"/>
        </w:rPr>
        <w:t>Assignment, legal succession</w:t>
      </w:r>
    </w:p>
    <w:p w:rsidR="00DB6520" w:rsidRPr="00383931" w:rsidRDefault="00DB6520" w:rsidP="00AE33D8">
      <w:pPr>
        <w:ind w:left="1134" w:right="567"/>
        <w:jc w:val="both"/>
        <w:rPr>
          <w:rFonts w:ascii="Garamond" w:hAnsi="Garamond" w:cs="Arial"/>
          <w:b/>
          <w:lang w:val="en-GB"/>
        </w:rPr>
      </w:pPr>
    </w:p>
    <w:p w:rsidR="00DB6520" w:rsidRDefault="00DB6520" w:rsidP="00D134DC">
      <w:pPr>
        <w:numPr>
          <w:ilvl w:val="0"/>
          <w:numId w:val="19"/>
        </w:numPr>
        <w:tabs>
          <w:tab w:val="clear" w:pos="360"/>
          <w:tab w:val="num" w:pos="426"/>
        </w:tabs>
        <w:ind w:left="1134" w:right="567" w:hanging="426"/>
        <w:jc w:val="both"/>
        <w:rPr>
          <w:rFonts w:ascii="Garamond" w:hAnsi="Garamond" w:cs="Arial"/>
          <w:lang w:val="en-GB"/>
        </w:rPr>
      </w:pPr>
      <w:r w:rsidRPr="00383931">
        <w:rPr>
          <w:rFonts w:ascii="Garamond" w:hAnsi="Garamond" w:cs="Arial"/>
          <w:lang w:val="en-GB"/>
        </w:rPr>
        <w:t xml:space="preserve">Neither the </w:t>
      </w:r>
      <w:r>
        <w:rPr>
          <w:rFonts w:ascii="Garamond" w:hAnsi="Garamond" w:cs="Arial"/>
          <w:lang w:val="en-GB"/>
        </w:rPr>
        <w:t xml:space="preserve">LP </w:t>
      </w:r>
      <w:r w:rsidRPr="00383931">
        <w:rPr>
          <w:rFonts w:ascii="Garamond" w:hAnsi="Garamond" w:cs="Arial"/>
          <w:lang w:val="en-GB"/>
        </w:rPr>
        <w:t>nor the partners are allowed to assign their duties and rights under this agreement without the prior consent of</w:t>
      </w:r>
      <w:r>
        <w:rPr>
          <w:rFonts w:ascii="Garamond" w:hAnsi="Garamond" w:cs="Arial"/>
          <w:lang w:val="en-GB"/>
        </w:rPr>
        <w:t xml:space="preserve"> the</w:t>
      </w:r>
      <w:r w:rsidRPr="00383931">
        <w:rPr>
          <w:rFonts w:ascii="Garamond" w:hAnsi="Garamond" w:cs="Arial"/>
          <w:lang w:val="en-GB"/>
        </w:rPr>
        <w:t xml:space="preserve"> other parties to this agreement.</w:t>
      </w:r>
    </w:p>
    <w:p w:rsidR="00DB6520" w:rsidRDefault="00DB6520" w:rsidP="002E777F">
      <w:pPr>
        <w:ind w:left="1134" w:right="567"/>
        <w:jc w:val="both"/>
        <w:rPr>
          <w:rFonts w:ascii="Garamond" w:hAnsi="Garamond" w:cs="Arial"/>
          <w:lang w:val="en-GB"/>
        </w:rPr>
      </w:pPr>
    </w:p>
    <w:p w:rsidR="00DB6520" w:rsidRPr="00BD1CC5" w:rsidRDefault="00DB6520" w:rsidP="00D134DC">
      <w:pPr>
        <w:numPr>
          <w:ilvl w:val="0"/>
          <w:numId w:val="19"/>
        </w:numPr>
        <w:tabs>
          <w:tab w:val="clear" w:pos="360"/>
          <w:tab w:val="num" w:pos="426"/>
        </w:tabs>
        <w:ind w:left="1134" w:right="567" w:hanging="426"/>
        <w:jc w:val="both"/>
        <w:rPr>
          <w:rFonts w:ascii="Garamond" w:hAnsi="Garamond" w:cs="Arial"/>
          <w:lang w:val="en-GB"/>
        </w:rPr>
      </w:pPr>
      <w:r w:rsidRPr="002E777F">
        <w:rPr>
          <w:rFonts w:ascii="Garamond" w:hAnsi="Garamond" w:cs="Arial"/>
          <w:lang w:val="en-GB"/>
        </w:rPr>
        <w:t>The parties to this agreement are aware of the provisions of the Subsidy Contract wher</w:t>
      </w:r>
      <w:r w:rsidRPr="002E777F">
        <w:rPr>
          <w:rFonts w:ascii="Garamond" w:hAnsi="Garamond" w:cs="Arial"/>
          <w:lang w:val="en-GB"/>
        </w:rPr>
        <w:t>e</w:t>
      </w:r>
      <w:r w:rsidRPr="002E777F">
        <w:rPr>
          <w:rFonts w:ascii="Garamond" w:hAnsi="Garamond" w:cs="Arial"/>
          <w:lang w:val="en-GB"/>
        </w:rPr>
        <w:t xml:space="preserve">upon the LP is allowed to assign its duties and rights as laid down in the Subsidy Contract only after prior written consent of the </w:t>
      </w:r>
      <w:r>
        <w:rPr>
          <w:rFonts w:ascii="Garamond" w:hAnsi="Garamond" w:cs="Arial"/>
          <w:lang w:val="en-GB"/>
        </w:rPr>
        <w:t>MA</w:t>
      </w:r>
      <w:r w:rsidRPr="002E777F">
        <w:rPr>
          <w:rFonts w:ascii="Garamond" w:hAnsi="Garamond" w:cs="Arial"/>
          <w:lang w:val="en-GB"/>
        </w:rPr>
        <w:t xml:space="preserve"> and the Steering Committee of the </w:t>
      </w:r>
      <w:r>
        <w:rPr>
          <w:rFonts w:ascii="Garamond" w:hAnsi="Garamond" w:cs="Arial"/>
          <w:szCs w:val="22"/>
          <w:lang w:val="en-GB"/>
        </w:rPr>
        <w:t>respective sub-programme</w:t>
      </w:r>
    </w:p>
    <w:p w:rsidR="00DB6520" w:rsidRDefault="00DB6520" w:rsidP="00BD1CC5">
      <w:pPr>
        <w:pStyle w:val="ListParagraph"/>
        <w:rPr>
          <w:rFonts w:ascii="Garamond" w:hAnsi="Garamond" w:cs="Arial"/>
          <w:lang w:val="en-GB"/>
        </w:rPr>
      </w:pPr>
    </w:p>
    <w:p w:rsidR="00DB6520" w:rsidRDefault="00DB6520" w:rsidP="00AE33D8">
      <w:pPr>
        <w:ind w:left="1134" w:right="567"/>
        <w:jc w:val="both"/>
        <w:rPr>
          <w:rFonts w:ascii="Garamond" w:hAnsi="Garamond" w:cs="Arial"/>
          <w:i/>
          <w:lang w:val="en-GB"/>
        </w:rPr>
      </w:pPr>
      <w:r w:rsidRPr="00383931">
        <w:rPr>
          <w:rFonts w:ascii="Garamond" w:hAnsi="Garamond" w:cs="Arial"/>
          <w:i/>
          <w:lang w:val="en-GB"/>
        </w:rPr>
        <w:t>Article 12</w:t>
      </w:r>
    </w:p>
    <w:p w:rsidR="00DB6520" w:rsidRPr="00383931" w:rsidRDefault="00DB6520" w:rsidP="00AE33D8">
      <w:pPr>
        <w:ind w:left="1134" w:right="567"/>
        <w:jc w:val="both"/>
        <w:rPr>
          <w:rFonts w:ascii="Garamond" w:hAnsi="Garamond" w:cs="Arial"/>
          <w:b/>
          <w:lang w:val="en-GB"/>
        </w:rPr>
      </w:pPr>
      <w:r w:rsidRPr="00383931">
        <w:rPr>
          <w:rFonts w:ascii="Garamond" w:hAnsi="Garamond" w:cs="Arial"/>
          <w:b/>
          <w:lang w:val="en-GB"/>
        </w:rPr>
        <w:t>Non-fulfilment of obligations or delay</w:t>
      </w:r>
    </w:p>
    <w:p w:rsidR="00DB6520" w:rsidRPr="00383931" w:rsidRDefault="00DB6520" w:rsidP="00AE33D8">
      <w:pPr>
        <w:ind w:left="1134" w:right="567"/>
        <w:jc w:val="both"/>
        <w:rPr>
          <w:rFonts w:ascii="Garamond" w:hAnsi="Garamond" w:cs="Arial"/>
          <w:b/>
          <w:lang w:val="en-GB"/>
        </w:rPr>
      </w:pPr>
    </w:p>
    <w:p w:rsidR="00DB6520" w:rsidRPr="00383931" w:rsidRDefault="00DB6520" w:rsidP="00D134DC">
      <w:pPr>
        <w:numPr>
          <w:ilvl w:val="0"/>
          <w:numId w:val="9"/>
        </w:numPr>
        <w:ind w:left="1134" w:right="567"/>
        <w:jc w:val="both"/>
        <w:rPr>
          <w:rFonts w:ascii="Garamond" w:hAnsi="Garamond" w:cs="Arial"/>
          <w:lang w:val="en-GB"/>
        </w:rPr>
      </w:pPr>
      <w:r w:rsidRPr="00383931">
        <w:rPr>
          <w:rFonts w:ascii="Garamond" w:hAnsi="Garamond" w:cs="Arial"/>
          <w:lang w:val="en-GB"/>
        </w:rPr>
        <w:t xml:space="preserve">Each </w:t>
      </w:r>
      <w:r>
        <w:rPr>
          <w:rFonts w:ascii="Garamond" w:hAnsi="Garamond" w:cs="Arial"/>
          <w:lang w:val="en-GB"/>
        </w:rPr>
        <w:t>PP</w:t>
      </w:r>
      <w:r w:rsidRPr="00383931">
        <w:rPr>
          <w:rFonts w:ascii="Garamond" w:hAnsi="Garamond" w:cs="Arial"/>
          <w:lang w:val="en-GB"/>
        </w:rPr>
        <w:t xml:space="preserve"> is obliged to promptly inform the </w:t>
      </w:r>
      <w:r>
        <w:rPr>
          <w:rFonts w:ascii="Garamond" w:hAnsi="Garamond" w:cs="Arial"/>
          <w:lang w:val="en-GB"/>
        </w:rPr>
        <w:t xml:space="preserve">LP </w:t>
      </w:r>
      <w:r w:rsidRPr="00383931">
        <w:rPr>
          <w:rFonts w:ascii="Garamond" w:hAnsi="Garamond" w:cs="Arial"/>
          <w:lang w:val="en-GB"/>
        </w:rPr>
        <w:t>and to provide the latter with all necessary details should there be events that could jeopardise the implementation of the project.</w:t>
      </w:r>
    </w:p>
    <w:p w:rsidR="00DB6520" w:rsidRPr="00383931" w:rsidRDefault="00DB6520" w:rsidP="00AE33D8">
      <w:pPr>
        <w:ind w:left="1134" w:right="567"/>
        <w:jc w:val="both"/>
        <w:rPr>
          <w:rFonts w:ascii="Garamond" w:hAnsi="Garamond" w:cs="Arial"/>
          <w:lang w:val="en-GB"/>
        </w:rPr>
      </w:pPr>
    </w:p>
    <w:p w:rsidR="00DB6520" w:rsidRDefault="00DB6520" w:rsidP="00D134DC">
      <w:pPr>
        <w:numPr>
          <w:ilvl w:val="0"/>
          <w:numId w:val="9"/>
        </w:numPr>
        <w:ind w:left="1134" w:right="567"/>
        <w:jc w:val="both"/>
        <w:rPr>
          <w:rFonts w:ascii="Garamond" w:hAnsi="Garamond" w:cs="Arial"/>
          <w:lang w:val="en-GB"/>
        </w:rPr>
      </w:pPr>
      <w:r w:rsidRPr="000F4780">
        <w:rPr>
          <w:rFonts w:ascii="Garamond" w:hAnsi="Garamond" w:cs="Arial"/>
          <w:lang w:val="en-GB"/>
        </w:rPr>
        <w:t>Should one of the partners be temporarily unable to comply with it</w:t>
      </w:r>
      <w:del w:id="20" w:author="Miikka Kärki" w:date="2011-12-22T11:36:00Z">
        <w:r w:rsidRPr="000F4780" w:rsidDel="00121AEA">
          <w:rPr>
            <w:rFonts w:ascii="Garamond" w:hAnsi="Garamond" w:cs="Arial"/>
            <w:lang w:val="en-GB"/>
          </w:rPr>
          <w:delText>’</w:delText>
        </w:r>
      </w:del>
      <w:r w:rsidRPr="000F4780">
        <w:rPr>
          <w:rFonts w:ascii="Garamond" w:hAnsi="Garamond" w:cs="Arial"/>
          <w:lang w:val="en-GB"/>
        </w:rPr>
        <w:t>s responsibilities, the LP and PP shall agree on suitable and functionable arrangements to ensure the fluent continuation of the project implementation</w:t>
      </w:r>
      <w:r>
        <w:rPr>
          <w:rFonts w:ascii="Garamond" w:hAnsi="Garamond" w:cs="Arial"/>
          <w:lang w:val="en-GB"/>
        </w:rPr>
        <w:t>. The LP will guarantee reasonable time for the PP to fulfill it</w:t>
      </w:r>
      <w:del w:id="21" w:author="Miikka Kärki" w:date="2011-12-22T11:36:00Z">
        <w:r w:rsidDel="00121AEA">
          <w:rPr>
            <w:rFonts w:ascii="Garamond" w:hAnsi="Garamond" w:cs="Arial"/>
            <w:lang w:val="en-GB"/>
          </w:rPr>
          <w:delText>’</w:delText>
        </w:r>
      </w:del>
      <w:r>
        <w:rPr>
          <w:rFonts w:ascii="Garamond" w:hAnsi="Garamond" w:cs="Arial"/>
          <w:lang w:val="en-GB"/>
        </w:rPr>
        <w:t>s obligations. The LP is committed to inform the JTS on non-compliance of the PP responsibilities.</w:t>
      </w:r>
    </w:p>
    <w:p w:rsidR="00DB6520" w:rsidRPr="000F4780" w:rsidRDefault="00DB6520" w:rsidP="000F4780">
      <w:pPr>
        <w:ind w:right="567"/>
        <w:jc w:val="both"/>
        <w:rPr>
          <w:rFonts w:ascii="Garamond" w:hAnsi="Garamond" w:cs="Arial"/>
          <w:lang w:val="en-GB"/>
        </w:rPr>
      </w:pPr>
    </w:p>
    <w:p w:rsidR="00DB6520" w:rsidRPr="00383931" w:rsidRDefault="00DB6520" w:rsidP="00D134DC">
      <w:pPr>
        <w:numPr>
          <w:ilvl w:val="0"/>
          <w:numId w:val="9"/>
        </w:numPr>
        <w:ind w:left="1134" w:right="567"/>
        <w:jc w:val="both"/>
        <w:rPr>
          <w:rFonts w:ascii="Garamond" w:hAnsi="Garamond" w:cs="Arial"/>
          <w:lang w:val="en-GB"/>
        </w:rPr>
      </w:pPr>
      <w:commentRangeStart w:id="22"/>
      <w:r w:rsidRPr="00383931">
        <w:rPr>
          <w:rFonts w:ascii="Garamond" w:hAnsi="Garamond" w:cs="Arial"/>
          <w:lang w:val="en-GB"/>
        </w:rPr>
        <w:t xml:space="preserve">Should the non-fulfilment of obligations continue, the </w:t>
      </w:r>
      <w:commentRangeStart w:id="23"/>
      <w:r>
        <w:rPr>
          <w:rFonts w:ascii="Garamond" w:hAnsi="Garamond" w:cs="Arial"/>
          <w:lang w:val="en-GB"/>
        </w:rPr>
        <w:t xml:space="preserve">LP </w:t>
      </w:r>
      <w:commentRangeEnd w:id="23"/>
      <w:r>
        <w:rPr>
          <w:rStyle w:val="CommentReference"/>
          <w:lang w:val="de-DE" w:eastAsia="fr-FR"/>
        </w:rPr>
        <w:commentReference w:id="23"/>
      </w:r>
      <w:r w:rsidRPr="00383931">
        <w:rPr>
          <w:rFonts w:ascii="Garamond" w:hAnsi="Garamond" w:cs="Arial"/>
          <w:lang w:val="en-GB"/>
        </w:rPr>
        <w:t>may decide to exclude the partner concerned from the project</w:t>
      </w:r>
      <w:r>
        <w:rPr>
          <w:rFonts w:ascii="Garamond" w:hAnsi="Garamond" w:cs="Arial"/>
          <w:lang w:val="en-GB"/>
        </w:rPr>
        <w:t xml:space="preserve"> but only </w:t>
      </w:r>
      <w:r w:rsidRPr="00383931">
        <w:rPr>
          <w:rFonts w:ascii="Garamond" w:hAnsi="Garamond" w:cs="Arial"/>
          <w:lang w:val="en-GB"/>
        </w:rPr>
        <w:t xml:space="preserve">with </w:t>
      </w:r>
      <w:r>
        <w:rPr>
          <w:rFonts w:ascii="Garamond" w:hAnsi="Garamond" w:cs="Arial"/>
          <w:lang w:val="en-GB"/>
        </w:rPr>
        <w:t xml:space="preserve">the official </w:t>
      </w:r>
      <w:r w:rsidRPr="00383931">
        <w:rPr>
          <w:rFonts w:ascii="Garamond" w:hAnsi="Garamond" w:cs="Arial"/>
          <w:lang w:val="en-GB"/>
        </w:rPr>
        <w:t>approval of the</w:t>
      </w:r>
      <w:r>
        <w:rPr>
          <w:rFonts w:ascii="Garamond" w:hAnsi="Garamond" w:cs="Arial"/>
          <w:lang w:val="en-GB"/>
        </w:rPr>
        <w:t xml:space="preserve"> MA/JTS. </w:t>
      </w:r>
      <w:r w:rsidRPr="00383931">
        <w:rPr>
          <w:rFonts w:ascii="Garamond" w:hAnsi="Garamond" w:cs="Arial"/>
          <w:lang w:val="en-GB"/>
        </w:rPr>
        <w:t xml:space="preserve"> The </w:t>
      </w:r>
      <w:r>
        <w:rPr>
          <w:rFonts w:ascii="Garamond" w:hAnsi="Garamond" w:cs="Arial"/>
          <w:lang w:val="en-GB"/>
        </w:rPr>
        <w:t>MA/JTS</w:t>
      </w:r>
      <w:r w:rsidRPr="00383931">
        <w:rPr>
          <w:rFonts w:ascii="Garamond" w:hAnsi="Garamond" w:cs="Arial"/>
          <w:lang w:val="en-GB"/>
        </w:rPr>
        <w:t xml:space="preserve"> of the </w:t>
      </w:r>
      <w:r>
        <w:rPr>
          <w:rFonts w:ascii="Garamond" w:hAnsi="Garamond" w:cs="Arial"/>
          <w:lang w:val="en-GB"/>
        </w:rPr>
        <w:t>Central Baltic OP</w:t>
      </w:r>
      <w:r w:rsidRPr="00383931">
        <w:rPr>
          <w:rFonts w:ascii="Garamond" w:hAnsi="Garamond" w:cs="Arial"/>
          <w:lang w:val="en-GB"/>
        </w:rPr>
        <w:t xml:space="preserve"> programme shall be informed immediately if the </w:t>
      </w:r>
      <w:r>
        <w:rPr>
          <w:rFonts w:ascii="Garamond" w:hAnsi="Garamond" w:cs="Arial"/>
          <w:lang w:val="en-GB"/>
        </w:rPr>
        <w:t xml:space="preserve">LP </w:t>
      </w:r>
      <w:r w:rsidRPr="00383931">
        <w:rPr>
          <w:rFonts w:ascii="Garamond" w:hAnsi="Garamond" w:cs="Arial"/>
          <w:lang w:val="en-GB"/>
        </w:rPr>
        <w:t>intends to exclude a partner from the project.</w:t>
      </w:r>
      <w:commentRangeEnd w:id="22"/>
      <w:r>
        <w:rPr>
          <w:rStyle w:val="CommentReference"/>
          <w:lang w:val="de-DE" w:eastAsia="fr-FR"/>
        </w:rPr>
        <w:commentReference w:id="22"/>
      </w:r>
    </w:p>
    <w:p w:rsidR="00DB6520" w:rsidRPr="00383931" w:rsidRDefault="00DB6520" w:rsidP="00AE33D8">
      <w:pPr>
        <w:ind w:left="1134" w:right="567"/>
        <w:jc w:val="both"/>
        <w:rPr>
          <w:rFonts w:ascii="Garamond" w:hAnsi="Garamond" w:cs="Arial"/>
          <w:lang w:val="en-GB"/>
        </w:rPr>
      </w:pPr>
    </w:p>
    <w:p w:rsidR="00DB6520" w:rsidRDefault="00DB6520" w:rsidP="00063B69">
      <w:pPr>
        <w:numPr>
          <w:ilvl w:val="0"/>
          <w:numId w:val="9"/>
        </w:numPr>
        <w:ind w:left="1134" w:right="567"/>
        <w:jc w:val="both"/>
        <w:rPr>
          <w:rFonts w:ascii="Garamond" w:hAnsi="Garamond" w:cs="Arial"/>
          <w:lang w:val="en-GB"/>
        </w:rPr>
      </w:pPr>
      <w:r w:rsidRPr="00383931">
        <w:rPr>
          <w:rFonts w:ascii="Garamond" w:hAnsi="Garamond" w:cs="Arial"/>
          <w:lang w:val="en-GB"/>
        </w:rPr>
        <w:t xml:space="preserve">The excluded </w:t>
      </w:r>
      <w:r>
        <w:rPr>
          <w:rFonts w:ascii="Garamond" w:hAnsi="Garamond" w:cs="Arial"/>
          <w:lang w:val="en-GB"/>
        </w:rPr>
        <w:t>PP</w:t>
      </w:r>
      <w:r w:rsidRPr="00383931">
        <w:rPr>
          <w:rFonts w:ascii="Garamond" w:hAnsi="Garamond" w:cs="Arial"/>
          <w:lang w:val="en-GB"/>
        </w:rPr>
        <w:t xml:space="preserve"> is obliged to refund to the </w:t>
      </w:r>
      <w:r>
        <w:rPr>
          <w:rFonts w:ascii="Garamond" w:hAnsi="Garamond" w:cs="Arial"/>
          <w:lang w:val="en-GB"/>
        </w:rPr>
        <w:t xml:space="preserve">LP </w:t>
      </w:r>
      <w:r w:rsidRPr="00383931">
        <w:rPr>
          <w:rFonts w:ascii="Garamond" w:hAnsi="Garamond" w:cs="Arial"/>
          <w:lang w:val="en-GB"/>
        </w:rPr>
        <w:t>any programme funds received which it cannot prove on the day of exclusion that they were used for the implementation of the project according to the</w:t>
      </w:r>
      <w:r>
        <w:rPr>
          <w:rFonts w:ascii="Garamond" w:hAnsi="Garamond" w:cs="Arial"/>
          <w:lang w:val="en-GB"/>
        </w:rPr>
        <w:t xml:space="preserve"> approved AF and</w:t>
      </w:r>
      <w:r w:rsidRPr="00383931">
        <w:rPr>
          <w:rFonts w:ascii="Garamond" w:hAnsi="Garamond" w:cs="Arial"/>
          <w:lang w:val="en-GB"/>
        </w:rPr>
        <w:t xml:space="preserve"> eligibility</w:t>
      </w:r>
      <w:r>
        <w:rPr>
          <w:rFonts w:ascii="Garamond" w:hAnsi="Garamond" w:cs="Arial"/>
          <w:lang w:val="en-GB"/>
        </w:rPr>
        <w:t xml:space="preserve"> rules of expenditure in cases where for instance the auditing bodies have found ineligible cost items.</w:t>
      </w:r>
    </w:p>
    <w:p w:rsidR="00DB6520" w:rsidRDefault="00DB6520" w:rsidP="00063B69">
      <w:pPr>
        <w:pStyle w:val="ListParagraph"/>
        <w:rPr>
          <w:rFonts w:ascii="Garamond" w:hAnsi="Garamond" w:cs="Arial"/>
          <w:lang w:val="en-GB"/>
        </w:rPr>
      </w:pPr>
    </w:p>
    <w:p w:rsidR="00DB6520" w:rsidRPr="00383931" w:rsidRDefault="00DB6520" w:rsidP="00AE33D8">
      <w:pPr>
        <w:ind w:left="1134" w:right="567"/>
        <w:jc w:val="both"/>
        <w:rPr>
          <w:rFonts w:ascii="Garamond" w:hAnsi="Garamond" w:cs="Arial"/>
          <w:b/>
          <w:lang w:val="en-GB"/>
        </w:rPr>
      </w:pPr>
    </w:p>
    <w:p w:rsidR="00DB6520" w:rsidRPr="00383931" w:rsidRDefault="00DB6520" w:rsidP="00AE33D8">
      <w:pPr>
        <w:ind w:left="1134" w:right="567"/>
        <w:jc w:val="both"/>
        <w:rPr>
          <w:rFonts w:ascii="Garamond" w:hAnsi="Garamond" w:cs="Arial"/>
          <w:i/>
          <w:lang w:val="en-GB"/>
        </w:rPr>
      </w:pPr>
      <w:r w:rsidRPr="00383931">
        <w:rPr>
          <w:rFonts w:ascii="Garamond" w:hAnsi="Garamond" w:cs="Arial"/>
          <w:i/>
          <w:lang w:val="en-GB"/>
        </w:rPr>
        <w:t>Article 13</w:t>
      </w:r>
    </w:p>
    <w:p w:rsidR="00DB6520" w:rsidRPr="00383931" w:rsidRDefault="00DB6520" w:rsidP="00AE33D8">
      <w:pPr>
        <w:ind w:left="1134" w:right="567"/>
        <w:jc w:val="both"/>
        <w:rPr>
          <w:rFonts w:ascii="Garamond" w:hAnsi="Garamond" w:cs="Arial"/>
          <w:b/>
          <w:lang w:val="en-GB"/>
        </w:rPr>
      </w:pPr>
      <w:r w:rsidRPr="00383931">
        <w:rPr>
          <w:rFonts w:ascii="Garamond" w:hAnsi="Garamond" w:cs="Arial"/>
          <w:b/>
          <w:lang w:val="en-GB"/>
        </w:rPr>
        <w:t xml:space="preserve">Demand for repayment by the </w:t>
      </w:r>
      <w:r>
        <w:rPr>
          <w:rFonts w:ascii="Garamond" w:hAnsi="Garamond" w:cs="Arial"/>
          <w:b/>
          <w:lang w:val="en-GB"/>
        </w:rPr>
        <w:t>Certifying</w:t>
      </w:r>
      <w:r w:rsidRPr="00383931">
        <w:rPr>
          <w:rFonts w:ascii="Garamond" w:hAnsi="Garamond" w:cs="Arial"/>
          <w:b/>
          <w:lang w:val="en-GB"/>
        </w:rPr>
        <w:t xml:space="preserve"> Authority</w:t>
      </w:r>
      <w:r>
        <w:rPr>
          <w:rFonts w:ascii="Garamond" w:hAnsi="Garamond" w:cs="Arial"/>
          <w:b/>
          <w:lang w:val="en-GB"/>
        </w:rPr>
        <w:t xml:space="preserve"> (CA)</w:t>
      </w:r>
    </w:p>
    <w:p w:rsidR="00DB6520" w:rsidRPr="00383931" w:rsidRDefault="00DB6520" w:rsidP="00AE33D8">
      <w:pPr>
        <w:ind w:left="1134" w:right="567"/>
        <w:jc w:val="both"/>
        <w:rPr>
          <w:rFonts w:ascii="Garamond" w:hAnsi="Garamond" w:cs="Arial"/>
          <w:b/>
          <w:lang w:val="en-GB"/>
        </w:rPr>
      </w:pPr>
    </w:p>
    <w:p w:rsidR="00DB6520" w:rsidRPr="00383931" w:rsidRDefault="00DB6520" w:rsidP="00AE33D8">
      <w:pPr>
        <w:ind w:left="1134" w:right="567" w:hanging="426"/>
        <w:jc w:val="both"/>
        <w:rPr>
          <w:rFonts w:ascii="Garamond" w:hAnsi="Garamond" w:cs="Arial"/>
          <w:lang w:val="en-GB"/>
        </w:rPr>
      </w:pPr>
      <w:r w:rsidRPr="00383931">
        <w:rPr>
          <w:rFonts w:ascii="Garamond" w:hAnsi="Garamond" w:cs="Arial"/>
          <w:lang w:val="en-GB"/>
        </w:rPr>
        <w:t xml:space="preserve">1.   Should the </w:t>
      </w:r>
      <w:r>
        <w:rPr>
          <w:rFonts w:ascii="Garamond" w:hAnsi="Garamond" w:cs="Arial"/>
          <w:lang w:val="en-GB"/>
        </w:rPr>
        <w:t>CA</w:t>
      </w:r>
      <w:r w:rsidRPr="00383931">
        <w:rPr>
          <w:rFonts w:ascii="Garamond" w:hAnsi="Garamond" w:cs="Arial"/>
          <w:lang w:val="en-GB"/>
        </w:rPr>
        <w:t xml:space="preserve"> of the </w:t>
      </w:r>
      <w:r>
        <w:rPr>
          <w:rFonts w:ascii="Garamond" w:hAnsi="Garamond" w:cs="Arial"/>
          <w:lang w:val="en-GB"/>
        </w:rPr>
        <w:t>Central Baltic OP</w:t>
      </w:r>
      <w:r w:rsidRPr="00383931">
        <w:rPr>
          <w:rFonts w:ascii="Garamond" w:hAnsi="Garamond" w:cs="Arial"/>
          <w:lang w:val="en-GB"/>
        </w:rPr>
        <w:t xml:space="preserve"> in accordance with the provisions of the Subsidy Contract, demand repayment</w:t>
      </w:r>
      <w:r>
        <w:rPr>
          <w:rFonts w:ascii="Garamond" w:hAnsi="Garamond" w:cs="Arial"/>
          <w:lang w:val="en-GB"/>
        </w:rPr>
        <w:t xml:space="preserve"> from the LP</w:t>
      </w:r>
      <w:r w:rsidRPr="00383931">
        <w:rPr>
          <w:rFonts w:ascii="Garamond" w:hAnsi="Garamond" w:cs="Arial"/>
          <w:lang w:val="en-GB"/>
        </w:rPr>
        <w:t xml:space="preserve"> of subsidy already transferred, each partner is obliged to transfer its portion of the repayment amount to the Lead Partner. </w:t>
      </w:r>
      <w:ins w:id="24" w:author="Miikka Kärki" w:date="2011-12-22T11:37:00Z">
        <w:r>
          <w:rPr>
            <w:rFonts w:ascii="Garamond" w:hAnsi="Garamond" w:cs="Arial"/>
            <w:lang w:val="en-GB"/>
          </w:rPr>
          <w:t xml:space="preserve">There shall be no joint liability between the LP and PPs. </w:t>
        </w:r>
      </w:ins>
      <w:r w:rsidRPr="00383931">
        <w:rPr>
          <w:rFonts w:ascii="Garamond" w:hAnsi="Garamond" w:cs="Arial"/>
          <w:lang w:val="en-GB"/>
        </w:rPr>
        <w:t xml:space="preserve">The </w:t>
      </w:r>
      <w:r>
        <w:rPr>
          <w:rFonts w:ascii="Garamond" w:hAnsi="Garamond" w:cs="Arial"/>
          <w:lang w:val="en-GB"/>
        </w:rPr>
        <w:t xml:space="preserve">LP </w:t>
      </w:r>
      <w:r w:rsidRPr="00383931">
        <w:rPr>
          <w:rFonts w:ascii="Garamond" w:hAnsi="Garamond" w:cs="Arial"/>
          <w:lang w:val="en-GB"/>
        </w:rPr>
        <w:t xml:space="preserve">shall, without delay, submit the </w:t>
      </w:r>
      <w:r w:rsidRPr="009009DC">
        <w:rPr>
          <w:rFonts w:ascii="Garamond" w:hAnsi="Garamond" w:cs="Arial"/>
          <w:i/>
          <w:lang w:val="en-GB"/>
        </w:rPr>
        <w:t>order of r</w:t>
      </w:r>
      <w:r w:rsidRPr="009009DC">
        <w:rPr>
          <w:rFonts w:ascii="Garamond" w:hAnsi="Garamond" w:cs="Arial"/>
          <w:i/>
          <w:lang w:val="en-GB"/>
        </w:rPr>
        <w:t>e</w:t>
      </w:r>
      <w:r w:rsidRPr="009009DC">
        <w:rPr>
          <w:rFonts w:ascii="Garamond" w:hAnsi="Garamond" w:cs="Arial"/>
          <w:i/>
          <w:lang w:val="en-GB"/>
        </w:rPr>
        <w:t>covery</w:t>
      </w:r>
      <w:r w:rsidRPr="00383931">
        <w:rPr>
          <w:rFonts w:ascii="Garamond" w:hAnsi="Garamond" w:cs="Arial"/>
          <w:lang w:val="en-GB"/>
        </w:rPr>
        <w:t xml:space="preserve"> by which the </w:t>
      </w:r>
      <w:r>
        <w:rPr>
          <w:rFonts w:ascii="Garamond" w:hAnsi="Garamond" w:cs="Arial"/>
          <w:lang w:val="en-GB"/>
        </w:rPr>
        <w:t>CA</w:t>
      </w:r>
      <w:r w:rsidRPr="00383931">
        <w:rPr>
          <w:rFonts w:ascii="Garamond" w:hAnsi="Garamond" w:cs="Arial"/>
          <w:lang w:val="en-GB"/>
        </w:rPr>
        <w:t xml:space="preserve"> has asserted the repayment claim </w:t>
      </w:r>
      <w:r>
        <w:rPr>
          <w:rFonts w:ascii="Garamond" w:hAnsi="Garamond" w:cs="Arial"/>
          <w:lang w:val="en-GB"/>
        </w:rPr>
        <w:t>to</w:t>
      </w:r>
      <w:r w:rsidRPr="00383931">
        <w:rPr>
          <w:rFonts w:ascii="Garamond" w:hAnsi="Garamond" w:cs="Arial"/>
          <w:lang w:val="en-GB"/>
        </w:rPr>
        <w:t xml:space="preserve"> each partner </w:t>
      </w:r>
      <w:r>
        <w:rPr>
          <w:rFonts w:ascii="Garamond" w:hAnsi="Garamond" w:cs="Arial"/>
          <w:lang w:val="en-GB"/>
        </w:rPr>
        <w:t>with</w:t>
      </w:r>
      <w:r w:rsidRPr="00383931">
        <w:rPr>
          <w:rFonts w:ascii="Garamond" w:hAnsi="Garamond" w:cs="Arial"/>
          <w:lang w:val="en-GB"/>
        </w:rPr>
        <w:t xml:space="preserve"> the amount repayable</w:t>
      </w:r>
      <w:r>
        <w:rPr>
          <w:rFonts w:ascii="Garamond" w:hAnsi="Garamond" w:cs="Arial"/>
          <w:lang w:val="en-GB"/>
        </w:rPr>
        <w:t xml:space="preserve"> and notify the CA on receiving </w:t>
      </w:r>
      <w:r w:rsidRPr="009009DC">
        <w:rPr>
          <w:rFonts w:ascii="Garamond" w:hAnsi="Garamond" w:cs="Arial"/>
          <w:lang w:val="en-GB"/>
        </w:rPr>
        <w:t>the</w:t>
      </w:r>
      <w:r w:rsidRPr="009009DC">
        <w:rPr>
          <w:rFonts w:ascii="Garamond" w:hAnsi="Garamond" w:cs="Arial"/>
          <w:i/>
          <w:lang w:val="en-GB"/>
        </w:rPr>
        <w:t xml:space="preserve"> order of recovery</w:t>
      </w:r>
      <w:r w:rsidRPr="00383931">
        <w:rPr>
          <w:rFonts w:ascii="Garamond" w:hAnsi="Garamond" w:cs="Arial"/>
          <w:lang w:val="en-GB"/>
        </w:rPr>
        <w:t xml:space="preserve">. </w:t>
      </w:r>
      <w:r w:rsidRPr="00EA4163">
        <w:rPr>
          <w:rFonts w:ascii="Garamond" w:hAnsi="Garamond" w:cs="Arial"/>
          <w:lang w:val="en-GB"/>
        </w:rPr>
        <w:t>The LP is obliged to conduct the repayment without any delay after CA letter has been reg</w:t>
      </w:r>
      <w:r>
        <w:rPr>
          <w:rFonts w:ascii="Garamond" w:hAnsi="Garamond" w:cs="Arial"/>
          <w:lang w:val="en-GB"/>
        </w:rPr>
        <w:t xml:space="preserve">istered by the LP organisation. </w:t>
      </w:r>
      <w:r w:rsidRPr="00383931">
        <w:rPr>
          <w:rFonts w:ascii="Garamond" w:hAnsi="Garamond" w:cs="Arial"/>
          <w:lang w:val="en-GB"/>
        </w:rPr>
        <w:t>In case the amount repayable shall be subject to interest, the interest rate will be dete</w:t>
      </w:r>
      <w:r w:rsidRPr="00383931">
        <w:rPr>
          <w:rFonts w:ascii="Garamond" w:hAnsi="Garamond" w:cs="Arial"/>
          <w:lang w:val="en-GB"/>
        </w:rPr>
        <w:t>r</w:t>
      </w:r>
      <w:r w:rsidRPr="00383931">
        <w:rPr>
          <w:rFonts w:ascii="Garamond" w:hAnsi="Garamond" w:cs="Arial"/>
          <w:lang w:val="en-GB"/>
        </w:rPr>
        <w:t>mined in accordance with the provis</w:t>
      </w:r>
      <w:r>
        <w:rPr>
          <w:rFonts w:ascii="Garamond" w:hAnsi="Garamond" w:cs="Arial"/>
          <w:lang w:val="en-GB"/>
        </w:rPr>
        <w:t>ions of the Subsidy Contract</w:t>
      </w:r>
      <w:r w:rsidRPr="00383931">
        <w:rPr>
          <w:rFonts w:ascii="Garamond" w:hAnsi="Garamond" w:cs="Arial"/>
          <w:lang w:val="en-GB"/>
        </w:rPr>
        <w:t xml:space="preserve"> and would be applied to each partner.</w:t>
      </w:r>
    </w:p>
    <w:p w:rsidR="00DB6520"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p>
    <w:p w:rsidR="00DB6520" w:rsidRPr="00383931" w:rsidRDefault="00DB6520" w:rsidP="00E13DB9">
      <w:pPr>
        <w:ind w:left="1134" w:right="567"/>
        <w:jc w:val="both"/>
        <w:rPr>
          <w:rFonts w:ascii="Garamond" w:hAnsi="Garamond" w:cs="Arial"/>
          <w:i/>
          <w:lang w:val="en-GB"/>
        </w:rPr>
      </w:pPr>
      <w:r w:rsidRPr="00383931">
        <w:rPr>
          <w:rFonts w:ascii="Garamond" w:hAnsi="Garamond" w:cs="Arial"/>
          <w:i/>
          <w:lang w:val="en-GB"/>
        </w:rPr>
        <w:t>Article 14</w:t>
      </w:r>
    </w:p>
    <w:p w:rsidR="00DB6520" w:rsidRPr="00383931" w:rsidRDefault="00DB6520" w:rsidP="00E13DB9">
      <w:pPr>
        <w:ind w:left="1134" w:right="567"/>
        <w:jc w:val="both"/>
        <w:rPr>
          <w:rFonts w:ascii="Garamond" w:hAnsi="Garamond" w:cs="Arial"/>
          <w:b/>
          <w:lang w:val="en-GB"/>
        </w:rPr>
      </w:pPr>
      <w:commentRangeStart w:id="25"/>
      <w:r>
        <w:rPr>
          <w:rFonts w:ascii="Garamond" w:hAnsi="Garamond" w:cs="Arial"/>
          <w:b/>
          <w:lang w:val="en-GB"/>
        </w:rPr>
        <w:t xml:space="preserve">Ownership rights </w:t>
      </w:r>
      <w:commentRangeEnd w:id="25"/>
      <w:r>
        <w:rPr>
          <w:rStyle w:val="CommentReference"/>
          <w:lang w:val="de-DE" w:eastAsia="fr-FR"/>
        </w:rPr>
        <w:commentReference w:id="25"/>
      </w:r>
      <w:r>
        <w:rPr>
          <w:rFonts w:ascii="Garamond" w:hAnsi="Garamond" w:cs="Arial"/>
          <w:b/>
          <w:lang w:val="en-GB"/>
        </w:rPr>
        <w:t xml:space="preserve">between </w:t>
      </w:r>
      <w:commentRangeStart w:id="26"/>
      <w:r>
        <w:rPr>
          <w:rFonts w:ascii="Garamond" w:hAnsi="Garamond" w:cs="Arial"/>
          <w:b/>
          <w:lang w:val="en-GB"/>
        </w:rPr>
        <w:t xml:space="preserve">LP/PPs </w:t>
      </w:r>
      <w:commentRangeEnd w:id="26"/>
      <w:r>
        <w:rPr>
          <w:rStyle w:val="CommentReference"/>
          <w:lang w:val="de-DE" w:eastAsia="fr-FR"/>
        </w:rPr>
        <w:commentReference w:id="26"/>
      </w:r>
    </w:p>
    <w:p w:rsidR="00DB6520" w:rsidRDefault="00DB6520" w:rsidP="006C537D">
      <w:pPr>
        <w:pStyle w:val="BodyText31"/>
        <w:ind w:left="1134" w:right="567"/>
        <w:rPr>
          <w:rFonts w:ascii="Garamond" w:hAnsi="Garamond" w:cs="Arial"/>
          <w:sz w:val="22"/>
          <w:szCs w:val="22"/>
          <w:lang w:val="en-GB"/>
        </w:rPr>
      </w:pPr>
    </w:p>
    <w:p w:rsidR="00DB6520" w:rsidRPr="00AC60FF" w:rsidRDefault="00DB6520" w:rsidP="00D134DC">
      <w:pPr>
        <w:numPr>
          <w:ilvl w:val="0"/>
          <w:numId w:val="10"/>
        </w:numPr>
        <w:ind w:left="1134" w:right="567"/>
        <w:jc w:val="both"/>
        <w:rPr>
          <w:rFonts w:ascii="Garamond" w:hAnsi="Garamond" w:cs="Arial"/>
          <w:lang w:val="en-GB"/>
        </w:rPr>
      </w:pPr>
      <w:commentRangeStart w:id="27"/>
      <w:r w:rsidRPr="006C537D">
        <w:rPr>
          <w:rFonts w:ascii="Garamond" w:hAnsi="Garamond" w:cs="Arial"/>
          <w:szCs w:val="22"/>
          <w:lang w:val="en-GB"/>
        </w:rPr>
        <w:t>The LP</w:t>
      </w:r>
      <w:r>
        <w:rPr>
          <w:rFonts w:ascii="Garamond" w:hAnsi="Garamond" w:cs="Arial"/>
          <w:szCs w:val="22"/>
          <w:lang w:val="en-GB"/>
        </w:rPr>
        <w:t>/PPs</w:t>
      </w:r>
      <w:r w:rsidRPr="006C537D">
        <w:rPr>
          <w:rFonts w:ascii="Garamond" w:hAnsi="Garamond" w:cs="Arial"/>
          <w:szCs w:val="22"/>
          <w:lang w:val="en-GB"/>
        </w:rPr>
        <w:t xml:space="preserve"> </w:t>
      </w:r>
      <w:r>
        <w:rPr>
          <w:rFonts w:ascii="Garamond" w:hAnsi="Garamond" w:cs="Arial"/>
          <w:szCs w:val="22"/>
          <w:lang w:val="en-GB"/>
        </w:rPr>
        <w:t>agree</w:t>
      </w:r>
      <w:r w:rsidRPr="006C537D">
        <w:rPr>
          <w:rFonts w:ascii="Garamond" w:hAnsi="Garamond" w:cs="Arial"/>
          <w:szCs w:val="22"/>
          <w:lang w:val="en-GB"/>
        </w:rPr>
        <w:t xml:space="preserve"> that the arrangements in ownerships, titles and industrial and intellectual property rights on the outputs of the projects are in accordance of </w:t>
      </w:r>
      <w:r>
        <w:rPr>
          <w:rFonts w:ascii="Garamond" w:hAnsi="Garamond" w:cs="Arial"/>
          <w:szCs w:val="22"/>
          <w:lang w:val="en-GB"/>
        </w:rPr>
        <w:t>the Subsidy Contract (§8)</w:t>
      </w:r>
      <w:r w:rsidRPr="006C537D">
        <w:rPr>
          <w:rFonts w:ascii="Garamond" w:hAnsi="Garamond" w:cs="Arial"/>
          <w:szCs w:val="22"/>
          <w:lang w:val="en-GB"/>
        </w:rPr>
        <w:t>.</w:t>
      </w:r>
      <w:commentRangeEnd w:id="27"/>
      <w:r>
        <w:rPr>
          <w:rStyle w:val="CommentReference"/>
          <w:lang w:val="de-DE" w:eastAsia="fr-FR"/>
        </w:rPr>
        <w:commentReference w:id="27"/>
      </w:r>
    </w:p>
    <w:p w:rsidR="00DB6520" w:rsidRPr="00F204BA" w:rsidRDefault="00DB6520" w:rsidP="00AC60FF">
      <w:pPr>
        <w:ind w:left="1134" w:right="567"/>
        <w:jc w:val="both"/>
        <w:rPr>
          <w:rFonts w:ascii="Garamond" w:hAnsi="Garamond" w:cs="Arial"/>
          <w:lang w:val="en-GB"/>
        </w:rPr>
      </w:pPr>
    </w:p>
    <w:p w:rsidR="00DB6520" w:rsidRPr="00974B9F" w:rsidRDefault="00DB6520" w:rsidP="00D134DC">
      <w:pPr>
        <w:numPr>
          <w:ilvl w:val="0"/>
          <w:numId w:val="10"/>
        </w:numPr>
        <w:ind w:left="1134" w:right="567"/>
        <w:jc w:val="both"/>
        <w:rPr>
          <w:rFonts w:ascii="Garamond" w:hAnsi="Garamond" w:cs="Arial"/>
          <w:highlight w:val="yellow"/>
          <w:lang w:val="en-GB"/>
        </w:rPr>
      </w:pPr>
      <w:commentRangeStart w:id="28"/>
      <w:r w:rsidRPr="00974B9F">
        <w:rPr>
          <w:rFonts w:ascii="Garamond" w:hAnsi="Garamond" w:cs="Arial"/>
          <w:szCs w:val="22"/>
          <w:highlight w:val="yellow"/>
          <w:lang w:val="en-GB"/>
        </w:rPr>
        <w:t>LP/PPs agree according to the project specific needs on the ownership and publicity issues of the results and outcomes of the project in accordance with the Subsidy Contract (§8) as follows:</w:t>
      </w:r>
      <w:commentRangeEnd w:id="28"/>
      <w:r>
        <w:rPr>
          <w:rStyle w:val="CommentReference"/>
          <w:lang w:val="de-DE" w:eastAsia="fr-FR"/>
        </w:rPr>
        <w:commentReference w:id="28"/>
      </w:r>
    </w:p>
    <w:p w:rsidR="00DB6520" w:rsidRPr="00974B9F" w:rsidRDefault="00DB6520" w:rsidP="00F204BA">
      <w:pPr>
        <w:ind w:left="2422" w:right="567"/>
        <w:jc w:val="both"/>
        <w:rPr>
          <w:rFonts w:ascii="Garamond" w:hAnsi="Garamond" w:cs="Arial"/>
          <w:highlight w:val="yellow"/>
          <w:lang w:val="en-GB"/>
        </w:rPr>
      </w:pPr>
    </w:p>
    <w:p w:rsidR="00DB6520" w:rsidRPr="00974B9F" w:rsidRDefault="00DB6520" w:rsidP="00D134DC">
      <w:pPr>
        <w:numPr>
          <w:ilvl w:val="0"/>
          <w:numId w:val="24"/>
        </w:numPr>
        <w:ind w:left="2008" w:right="567"/>
        <w:jc w:val="both"/>
        <w:rPr>
          <w:rFonts w:ascii="Garamond" w:hAnsi="Garamond" w:cs="Arial"/>
          <w:i/>
          <w:sz w:val="20"/>
          <w:highlight w:val="yellow"/>
          <w:lang w:val="en-GB"/>
        </w:rPr>
      </w:pPr>
      <w:commentRangeStart w:id="29"/>
      <w:r w:rsidRPr="00974B9F">
        <w:rPr>
          <w:rFonts w:ascii="Garamond" w:hAnsi="Garamond" w:cs="Arial"/>
          <w:i/>
          <w:sz w:val="20"/>
          <w:highlight w:val="yellow"/>
          <w:lang w:val="en-GB"/>
        </w:rPr>
        <w:t>(to be determined by the LP/PPs)</w:t>
      </w:r>
    </w:p>
    <w:p w:rsidR="00DB6520" w:rsidRPr="00974B9F" w:rsidRDefault="00DB6520" w:rsidP="00CE6589">
      <w:pPr>
        <w:numPr>
          <w:ilvl w:val="0"/>
          <w:numId w:val="24"/>
        </w:numPr>
        <w:ind w:left="2008" w:right="567"/>
        <w:jc w:val="both"/>
        <w:rPr>
          <w:rFonts w:ascii="Garamond" w:hAnsi="Garamond" w:cs="Arial"/>
          <w:i/>
          <w:sz w:val="20"/>
          <w:highlight w:val="yellow"/>
          <w:lang w:val="en-GB"/>
        </w:rPr>
      </w:pPr>
      <w:r w:rsidRPr="00974B9F">
        <w:rPr>
          <w:rFonts w:ascii="Garamond" w:hAnsi="Garamond" w:cs="Arial"/>
          <w:i/>
          <w:sz w:val="20"/>
          <w:highlight w:val="yellow"/>
          <w:lang w:val="en-GB"/>
        </w:rPr>
        <w:t>(to be determined by the LP/PPs)</w:t>
      </w:r>
    </w:p>
    <w:p w:rsidR="00DB6520" w:rsidRPr="00974B9F" w:rsidRDefault="00DB6520" w:rsidP="00CE6589">
      <w:pPr>
        <w:numPr>
          <w:ilvl w:val="0"/>
          <w:numId w:val="24"/>
        </w:numPr>
        <w:ind w:left="2008" w:right="567"/>
        <w:jc w:val="both"/>
        <w:rPr>
          <w:rFonts w:ascii="Garamond" w:hAnsi="Garamond" w:cs="Arial"/>
          <w:i/>
          <w:sz w:val="20"/>
          <w:highlight w:val="yellow"/>
          <w:lang w:val="en-GB"/>
        </w:rPr>
      </w:pPr>
      <w:r w:rsidRPr="00974B9F">
        <w:rPr>
          <w:rFonts w:ascii="Garamond" w:hAnsi="Garamond" w:cs="Arial"/>
          <w:i/>
          <w:sz w:val="20"/>
          <w:highlight w:val="yellow"/>
          <w:lang w:val="en-GB"/>
        </w:rPr>
        <w:t>(to be determined by the LP/PPs)</w:t>
      </w:r>
    </w:p>
    <w:p w:rsidR="00DB6520" w:rsidRPr="00974B9F" w:rsidRDefault="00DB6520" w:rsidP="00CE6589">
      <w:pPr>
        <w:numPr>
          <w:ilvl w:val="0"/>
          <w:numId w:val="24"/>
        </w:numPr>
        <w:ind w:left="2008" w:right="567"/>
        <w:jc w:val="both"/>
        <w:rPr>
          <w:rFonts w:ascii="Garamond" w:hAnsi="Garamond" w:cs="Arial"/>
          <w:i/>
          <w:sz w:val="20"/>
          <w:highlight w:val="yellow"/>
          <w:lang w:val="en-GB"/>
        </w:rPr>
      </w:pPr>
      <w:r w:rsidRPr="00974B9F">
        <w:rPr>
          <w:rFonts w:ascii="Garamond" w:hAnsi="Garamond" w:cs="Arial"/>
          <w:i/>
          <w:sz w:val="20"/>
          <w:highlight w:val="yellow"/>
          <w:lang w:val="en-GB"/>
        </w:rPr>
        <w:t>(to be determined by the LP/PPs)</w:t>
      </w:r>
    </w:p>
    <w:p w:rsidR="00DB6520" w:rsidRPr="00974B9F" w:rsidRDefault="00DB6520" w:rsidP="00CE6589">
      <w:pPr>
        <w:numPr>
          <w:ilvl w:val="0"/>
          <w:numId w:val="24"/>
        </w:numPr>
        <w:ind w:left="2008" w:right="567"/>
        <w:jc w:val="both"/>
        <w:rPr>
          <w:rFonts w:ascii="Garamond" w:hAnsi="Garamond" w:cs="Arial"/>
          <w:i/>
          <w:sz w:val="20"/>
          <w:highlight w:val="yellow"/>
          <w:lang w:val="en-GB"/>
        </w:rPr>
      </w:pPr>
      <w:r w:rsidRPr="00974B9F">
        <w:rPr>
          <w:rFonts w:ascii="Garamond" w:hAnsi="Garamond" w:cs="Arial"/>
          <w:i/>
          <w:sz w:val="20"/>
          <w:highlight w:val="yellow"/>
          <w:lang w:val="en-GB"/>
        </w:rPr>
        <w:t>etc.</w:t>
      </w:r>
    </w:p>
    <w:commentRangeEnd w:id="29"/>
    <w:p w:rsidR="00DB6520" w:rsidRDefault="00DB6520" w:rsidP="00AE33D8">
      <w:pPr>
        <w:ind w:left="1134" w:right="567"/>
        <w:jc w:val="both"/>
        <w:rPr>
          <w:rFonts w:ascii="Garamond" w:hAnsi="Garamond" w:cs="Arial"/>
          <w:lang w:val="en-GB"/>
        </w:rPr>
      </w:pPr>
      <w:r>
        <w:rPr>
          <w:rStyle w:val="CommentReference"/>
          <w:lang w:val="de-DE" w:eastAsia="fr-FR"/>
        </w:rPr>
        <w:commentReference w:id="29"/>
      </w:r>
    </w:p>
    <w:p w:rsidR="00DB6520" w:rsidRPr="00383931" w:rsidRDefault="00DB6520" w:rsidP="00AE33D8">
      <w:pPr>
        <w:ind w:left="1134" w:right="567"/>
        <w:jc w:val="both"/>
        <w:rPr>
          <w:rFonts w:ascii="Garamond" w:hAnsi="Garamond" w:cs="Arial"/>
          <w:lang w:val="en-GB"/>
        </w:rPr>
      </w:pPr>
    </w:p>
    <w:p w:rsidR="00DB6520" w:rsidRPr="00383931" w:rsidRDefault="00DB6520" w:rsidP="00AC60FF">
      <w:pPr>
        <w:ind w:left="1134" w:right="567"/>
        <w:jc w:val="both"/>
        <w:rPr>
          <w:rFonts w:ascii="Garamond" w:hAnsi="Garamond" w:cs="Arial"/>
          <w:i/>
          <w:lang w:val="en-GB"/>
        </w:rPr>
      </w:pPr>
      <w:r>
        <w:rPr>
          <w:rFonts w:ascii="Garamond" w:hAnsi="Garamond" w:cs="Arial"/>
          <w:i/>
          <w:lang w:val="en-GB"/>
        </w:rPr>
        <w:t>Article 15</w:t>
      </w:r>
    </w:p>
    <w:p w:rsidR="00DB6520" w:rsidRPr="00383931" w:rsidRDefault="00DB6520" w:rsidP="00AC60FF">
      <w:pPr>
        <w:ind w:left="1134" w:right="567"/>
        <w:jc w:val="both"/>
        <w:rPr>
          <w:rFonts w:ascii="Garamond" w:hAnsi="Garamond" w:cs="Arial"/>
          <w:b/>
          <w:lang w:val="en-GB"/>
        </w:rPr>
      </w:pPr>
      <w:r>
        <w:rPr>
          <w:rFonts w:ascii="Garamond" w:hAnsi="Garamond" w:cs="Arial"/>
          <w:b/>
          <w:lang w:val="en-GB"/>
        </w:rPr>
        <w:t>Generation of revenues and income</w:t>
      </w:r>
    </w:p>
    <w:p w:rsidR="00DB6520" w:rsidRDefault="00DB6520" w:rsidP="00AC60FF">
      <w:pPr>
        <w:pStyle w:val="BodyText31"/>
        <w:ind w:left="1134" w:right="567"/>
        <w:rPr>
          <w:rFonts w:ascii="Garamond" w:hAnsi="Garamond" w:cs="Arial"/>
          <w:sz w:val="22"/>
          <w:szCs w:val="22"/>
          <w:lang w:val="en-GB"/>
        </w:rPr>
      </w:pPr>
    </w:p>
    <w:p w:rsidR="00DB6520" w:rsidRDefault="00DB6520" w:rsidP="00D134DC">
      <w:pPr>
        <w:numPr>
          <w:ilvl w:val="0"/>
          <w:numId w:val="25"/>
        </w:numPr>
        <w:ind w:right="567"/>
        <w:jc w:val="both"/>
        <w:rPr>
          <w:rFonts w:ascii="Garamond" w:hAnsi="Garamond" w:cs="Arial"/>
          <w:lang w:val="en-GB"/>
        </w:rPr>
      </w:pPr>
      <w:r>
        <w:rPr>
          <w:rFonts w:ascii="Garamond" w:hAnsi="Garamond" w:cs="Arial"/>
          <w:lang w:val="en-GB"/>
        </w:rPr>
        <w:t>The LP/PPs agree to take necessary actions to guarantee the compliance with the relevant EU as well as national legislation in accordance with the Subsidy Contract (§9) in case rev</w:t>
      </w:r>
      <w:r>
        <w:rPr>
          <w:rFonts w:ascii="Garamond" w:hAnsi="Garamond" w:cs="Arial"/>
          <w:lang w:val="en-GB"/>
        </w:rPr>
        <w:t>e</w:t>
      </w:r>
      <w:r>
        <w:rPr>
          <w:rFonts w:ascii="Garamond" w:hAnsi="Garamond" w:cs="Arial"/>
          <w:lang w:val="en-GB"/>
        </w:rPr>
        <w:t>nues are generated by LP/PPs in accordance with the stipulations of the Subsidy Contract after the closure of the project implementation</w:t>
      </w:r>
    </w:p>
    <w:p w:rsidR="00DB6520" w:rsidRDefault="00DB6520" w:rsidP="00357AF5">
      <w:pPr>
        <w:ind w:left="1068" w:right="567"/>
        <w:jc w:val="both"/>
        <w:rPr>
          <w:rFonts w:ascii="Garamond" w:hAnsi="Garamond" w:cs="Arial"/>
          <w:lang w:val="en-GB"/>
        </w:rPr>
      </w:pPr>
    </w:p>
    <w:p w:rsidR="00DB6520" w:rsidRDefault="00DB6520" w:rsidP="00D134DC">
      <w:pPr>
        <w:numPr>
          <w:ilvl w:val="0"/>
          <w:numId w:val="25"/>
        </w:numPr>
        <w:ind w:right="567"/>
        <w:jc w:val="both"/>
        <w:rPr>
          <w:rFonts w:ascii="Garamond" w:hAnsi="Garamond" w:cs="Arial"/>
          <w:lang w:val="en-GB"/>
        </w:rPr>
      </w:pPr>
      <w:r>
        <w:rPr>
          <w:rFonts w:ascii="Garamond" w:hAnsi="Garamond" w:cs="Arial"/>
          <w:lang w:val="en-GB"/>
        </w:rPr>
        <w:t>The LP/PP agree to report any income generated by project activities and as a consequence to reduce proportionately the ERDF co-financing in accordance with the Subsidy Contract (§4).</w:t>
      </w:r>
    </w:p>
    <w:p w:rsidR="00DB6520" w:rsidRDefault="00DB6520" w:rsidP="00974B9F">
      <w:pPr>
        <w:ind w:right="567"/>
        <w:jc w:val="both"/>
        <w:rPr>
          <w:rFonts w:ascii="Garamond" w:hAnsi="Garamond" w:cs="Arial"/>
          <w:lang w:val="en-GB"/>
        </w:rPr>
      </w:pPr>
    </w:p>
    <w:p w:rsidR="00DB6520" w:rsidRDefault="00DB6520" w:rsidP="00AC60FF">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i/>
          <w:lang w:val="en-GB"/>
        </w:rPr>
      </w:pPr>
      <w:r>
        <w:rPr>
          <w:rFonts w:ascii="Garamond" w:hAnsi="Garamond" w:cs="Arial"/>
          <w:i/>
          <w:lang w:val="en-GB"/>
        </w:rPr>
        <w:t>Article 16</w:t>
      </w:r>
    </w:p>
    <w:p w:rsidR="00DB6520" w:rsidRPr="00383931" w:rsidRDefault="00DB6520" w:rsidP="00AE33D8">
      <w:pPr>
        <w:ind w:left="1134" w:right="567"/>
        <w:jc w:val="both"/>
        <w:rPr>
          <w:rFonts w:ascii="Garamond" w:hAnsi="Garamond" w:cs="Arial"/>
          <w:b/>
          <w:lang w:val="en-GB"/>
        </w:rPr>
      </w:pPr>
      <w:r w:rsidRPr="00383931">
        <w:rPr>
          <w:rFonts w:ascii="Garamond" w:hAnsi="Garamond" w:cs="Arial"/>
          <w:b/>
          <w:lang w:val="en-GB"/>
        </w:rPr>
        <w:t>Disputes between partners</w:t>
      </w:r>
    </w:p>
    <w:p w:rsidR="00DB6520" w:rsidRDefault="00DB6520" w:rsidP="00AE33D8">
      <w:pPr>
        <w:ind w:left="1134" w:right="567"/>
        <w:jc w:val="both"/>
        <w:rPr>
          <w:rFonts w:ascii="Garamond" w:hAnsi="Garamond" w:cs="Arial"/>
          <w:lang w:val="en-GB"/>
        </w:rPr>
      </w:pPr>
    </w:p>
    <w:p w:rsidR="00DB6520" w:rsidRDefault="00DB6520" w:rsidP="008D5869">
      <w:pPr>
        <w:numPr>
          <w:ilvl w:val="6"/>
          <w:numId w:val="22"/>
        </w:numPr>
        <w:tabs>
          <w:tab w:val="clear" w:pos="2880"/>
          <w:tab w:val="num" w:pos="1069"/>
        </w:tabs>
        <w:ind w:left="1069" w:right="567"/>
        <w:contextualSpacing/>
        <w:jc w:val="both"/>
        <w:rPr>
          <w:rFonts w:ascii="Garamond" w:hAnsi="Garamond" w:cs="Arial"/>
          <w:lang w:val="hu-HU"/>
        </w:rPr>
      </w:pPr>
      <w:r w:rsidRPr="00383931">
        <w:rPr>
          <w:rFonts w:ascii="Garamond" w:hAnsi="Garamond" w:cs="Arial"/>
          <w:lang w:val="en-GB"/>
        </w:rPr>
        <w:t>In c</w:t>
      </w:r>
      <w:r w:rsidRPr="00383931">
        <w:rPr>
          <w:rFonts w:ascii="Garamond" w:hAnsi="Garamond" w:cs="Arial"/>
          <w:lang w:val="hu-HU"/>
        </w:rPr>
        <w:t xml:space="preserve">ase of any disputes among </w:t>
      </w:r>
      <w:r>
        <w:rPr>
          <w:rFonts w:ascii="Garamond" w:hAnsi="Garamond" w:cs="Arial"/>
          <w:lang w:val="hu-HU"/>
        </w:rPr>
        <w:t>LP/PPs</w:t>
      </w:r>
      <w:r w:rsidRPr="00383931">
        <w:rPr>
          <w:rFonts w:ascii="Garamond" w:hAnsi="Garamond" w:cs="Arial"/>
          <w:lang w:val="hu-HU"/>
        </w:rPr>
        <w:t xml:space="preserve">, the project partners are obliged to work towards an amicable settlement. </w:t>
      </w:r>
    </w:p>
    <w:p w:rsidR="00DB6520" w:rsidRDefault="00DB6520" w:rsidP="008D5869">
      <w:pPr>
        <w:ind w:left="1069" w:right="567"/>
        <w:contextualSpacing/>
        <w:jc w:val="both"/>
        <w:rPr>
          <w:rFonts w:ascii="Garamond" w:hAnsi="Garamond" w:cs="Arial"/>
          <w:lang w:val="hu-HU"/>
        </w:rPr>
      </w:pPr>
    </w:p>
    <w:p w:rsidR="00DB6520" w:rsidRPr="008D5869" w:rsidRDefault="00DB6520" w:rsidP="008D5869">
      <w:pPr>
        <w:numPr>
          <w:ilvl w:val="6"/>
          <w:numId w:val="22"/>
        </w:numPr>
        <w:tabs>
          <w:tab w:val="clear" w:pos="2880"/>
          <w:tab w:val="num" w:pos="1069"/>
        </w:tabs>
        <w:ind w:left="1069" w:right="567"/>
        <w:contextualSpacing/>
        <w:jc w:val="both"/>
        <w:rPr>
          <w:rFonts w:ascii="Garamond" w:hAnsi="Garamond" w:cs="Arial"/>
          <w:lang w:val="hu-HU"/>
        </w:rPr>
      </w:pPr>
      <w:r w:rsidRPr="008D5869">
        <w:rPr>
          <w:rFonts w:ascii="Garamond" w:hAnsi="Garamond" w:cs="Arial"/>
          <w:lang w:val="en-GB"/>
        </w:rPr>
        <w:t>In the case amicable settlement is not possible the dispute will be finally decided in acco</w:t>
      </w:r>
      <w:r w:rsidRPr="008D5869">
        <w:rPr>
          <w:rFonts w:ascii="Garamond" w:hAnsi="Garamond" w:cs="Arial"/>
          <w:lang w:val="en-GB"/>
        </w:rPr>
        <w:t>r</w:t>
      </w:r>
      <w:r w:rsidRPr="008D5869">
        <w:rPr>
          <w:rFonts w:ascii="Garamond" w:hAnsi="Garamond" w:cs="Arial"/>
          <w:lang w:val="en-GB"/>
        </w:rPr>
        <w:t xml:space="preserve">dance with the jurisdiction of the country where the LP is located. </w:t>
      </w:r>
    </w:p>
    <w:p w:rsidR="00DB6520" w:rsidRDefault="00DB6520" w:rsidP="00461810">
      <w:pPr>
        <w:pStyle w:val="ListParagraph"/>
        <w:rPr>
          <w:rFonts w:ascii="Garamond" w:hAnsi="Garamond" w:cs="Arial"/>
          <w:lang w:val="en-GB"/>
        </w:rPr>
      </w:pPr>
    </w:p>
    <w:p w:rsidR="00DB6520" w:rsidRPr="00383931" w:rsidRDefault="00DB6520" w:rsidP="00461810">
      <w:pPr>
        <w:ind w:left="1134" w:right="567"/>
        <w:jc w:val="both"/>
        <w:rPr>
          <w:rFonts w:ascii="Garamond" w:hAnsi="Garamond" w:cs="Arial"/>
          <w:lang w:val="en-GB"/>
        </w:rPr>
      </w:pPr>
      <w:commentRangeStart w:id="30"/>
      <w:r>
        <w:rPr>
          <w:rFonts w:ascii="Garamond" w:hAnsi="Garamond" w:cs="Arial"/>
          <w:lang w:val="en-GB"/>
        </w:rPr>
        <w:t xml:space="preserve">The place of jurisdiction is Tartu </w:t>
      </w:r>
      <w:r>
        <w:rPr>
          <w:sz w:val="20"/>
        </w:rPr>
        <w:t>County Court.</w:t>
      </w:r>
      <w:r>
        <w:rPr>
          <w:rFonts w:ascii="Garamond" w:hAnsi="Garamond" w:cs="Arial"/>
          <w:lang w:val="en-GB"/>
        </w:rPr>
        <w:t xml:space="preserve"> </w:t>
      </w:r>
      <w:commentRangeEnd w:id="30"/>
      <w:r>
        <w:rPr>
          <w:rStyle w:val="CommentReference"/>
          <w:lang w:val="de-DE" w:eastAsia="fr-FR"/>
        </w:rPr>
        <w:commentReference w:id="30"/>
      </w:r>
    </w:p>
    <w:p w:rsidR="00DB6520" w:rsidRDefault="00DB6520" w:rsidP="00AE33D8">
      <w:pPr>
        <w:ind w:left="1134" w:right="567"/>
        <w:jc w:val="both"/>
        <w:rPr>
          <w:rFonts w:ascii="Garamond" w:hAnsi="Garamond" w:cs="Arial"/>
          <w:b/>
          <w:lang w:val="en-GB"/>
        </w:rPr>
      </w:pPr>
    </w:p>
    <w:p w:rsidR="00DB6520" w:rsidRPr="00383931" w:rsidRDefault="00DB6520" w:rsidP="00AE33D8">
      <w:pPr>
        <w:ind w:left="1134" w:right="567"/>
        <w:jc w:val="both"/>
        <w:rPr>
          <w:rFonts w:ascii="Garamond" w:hAnsi="Garamond" w:cs="Arial"/>
          <w:b/>
          <w:lang w:val="en-GB"/>
        </w:rPr>
      </w:pPr>
    </w:p>
    <w:p w:rsidR="00DB6520" w:rsidRPr="00383931" w:rsidRDefault="00DB6520" w:rsidP="00AE33D8">
      <w:pPr>
        <w:ind w:left="1134" w:right="567"/>
        <w:jc w:val="both"/>
        <w:rPr>
          <w:rFonts w:ascii="Garamond" w:hAnsi="Garamond" w:cs="Arial"/>
          <w:i/>
          <w:lang w:val="en-GB"/>
        </w:rPr>
      </w:pPr>
      <w:r>
        <w:rPr>
          <w:rFonts w:ascii="Garamond" w:hAnsi="Garamond" w:cs="Arial"/>
          <w:i/>
          <w:lang w:val="en-GB"/>
        </w:rPr>
        <w:t>Article 17</w:t>
      </w:r>
    </w:p>
    <w:p w:rsidR="00DB6520" w:rsidRPr="00383931" w:rsidRDefault="00DB6520" w:rsidP="00AE33D8">
      <w:pPr>
        <w:ind w:left="1134" w:right="567"/>
        <w:jc w:val="both"/>
        <w:rPr>
          <w:rFonts w:ascii="Garamond" w:hAnsi="Garamond" w:cs="Arial"/>
          <w:b/>
          <w:lang w:val="en-GB"/>
        </w:rPr>
      </w:pPr>
      <w:r w:rsidRPr="00383931">
        <w:rPr>
          <w:rFonts w:ascii="Garamond" w:hAnsi="Garamond" w:cs="Arial"/>
          <w:b/>
          <w:lang w:val="en-GB"/>
        </w:rPr>
        <w:t>Concluding Provisions</w:t>
      </w:r>
    </w:p>
    <w:p w:rsidR="00DB6520" w:rsidRPr="00383931" w:rsidRDefault="00DB6520" w:rsidP="00AE33D8">
      <w:pPr>
        <w:ind w:left="1134" w:right="567"/>
        <w:jc w:val="both"/>
        <w:rPr>
          <w:rFonts w:ascii="Garamond" w:hAnsi="Garamond" w:cs="Arial"/>
          <w:i/>
          <w:lang w:val="en-GB"/>
        </w:rPr>
      </w:pPr>
    </w:p>
    <w:p w:rsidR="00DB6520" w:rsidRPr="00383931" w:rsidRDefault="00DB6520" w:rsidP="00D134DC">
      <w:pPr>
        <w:numPr>
          <w:ilvl w:val="0"/>
          <w:numId w:val="20"/>
        </w:numPr>
        <w:ind w:left="1134" w:right="567"/>
        <w:jc w:val="both"/>
        <w:rPr>
          <w:rFonts w:ascii="Garamond" w:hAnsi="Garamond" w:cs="Arial"/>
          <w:i/>
          <w:lang w:val="en-GB"/>
        </w:rPr>
      </w:pPr>
      <w:r w:rsidRPr="00383931">
        <w:rPr>
          <w:rFonts w:ascii="Garamond" w:hAnsi="Garamond" w:cs="Arial"/>
          <w:i/>
          <w:lang w:val="en-GB"/>
        </w:rPr>
        <w:t>Working languages</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The</w:t>
      </w:r>
      <w:r>
        <w:rPr>
          <w:rFonts w:ascii="Garamond" w:hAnsi="Garamond" w:cs="Arial"/>
          <w:lang w:val="en-GB"/>
        </w:rPr>
        <w:t xml:space="preserve"> official</w:t>
      </w:r>
      <w:r w:rsidRPr="00383931">
        <w:rPr>
          <w:rFonts w:ascii="Garamond" w:hAnsi="Garamond" w:cs="Arial"/>
          <w:lang w:val="en-GB"/>
        </w:rPr>
        <w:t xml:space="preserve"> working language of this Partnership </w:t>
      </w:r>
      <w:r>
        <w:rPr>
          <w:rFonts w:ascii="Garamond" w:hAnsi="Garamond" w:cs="Arial"/>
          <w:lang w:val="en-GB"/>
        </w:rPr>
        <w:t>is</w:t>
      </w:r>
      <w:r w:rsidRPr="00383931">
        <w:rPr>
          <w:rFonts w:ascii="Garamond" w:hAnsi="Garamond" w:cs="Arial"/>
          <w:lang w:val="en-GB"/>
        </w:rPr>
        <w:t xml:space="preserve"> English</w:t>
      </w:r>
      <w:r>
        <w:rPr>
          <w:rFonts w:ascii="Garamond" w:hAnsi="Garamond" w:cs="Arial"/>
          <w:lang w:val="en-GB"/>
        </w:rPr>
        <w:t xml:space="preserve"> and all </w:t>
      </w:r>
      <w:r w:rsidRPr="00156283">
        <w:rPr>
          <w:rFonts w:ascii="Garamond" w:hAnsi="Garamond" w:cs="Arial"/>
          <w:b/>
          <w:u w:val="single"/>
          <w:lang w:val="en-GB"/>
        </w:rPr>
        <w:t>official</w:t>
      </w:r>
      <w:r>
        <w:rPr>
          <w:rFonts w:ascii="Garamond" w:hAnsi="Garamond" w:cs="Arial"/>
          <w:lang w:val="en-GB"/>
        </w:rPr>
        <w:t xml:space="preserve"> correspondence between the LP/PPs and towards JTS as well as MA, CA and AA is conducted in English</w:t>
      </w:r>
    </w:p>
    <w:p w:rsidR="00DB6520" w:rsidRPr="00383931" w:rsidRDefault="00DB6520" w:rsidP="00AE33D8">
      <w:pPr>
        <w:ind w:left="1134" w:right="567"/>
        <w:jc w:val="both"/>
        <w:rPr>
          <w:rFonts w:ascii="Garamond" w:hAnsi="Garamond" w:cs="Arial"/>
          <w:lang w:val="en-GB"/>
        </w:rPr>
      </w:pPr>
    </w:p>
    <w:p w:rsidR="00DB6520" w:rsidRPr="00383931" w:rsidRDefault="00DB6520" w:rsidP="00D134DC">
      <w:pPr>
        <w:numPr>
          <w:ilvl w:val="0"/>
          <w:numId w:val="20"/>
        </w:numPr>
        <w:ind w:left="1134" w:right="567"/>
        <w:jc w:val="both"/>
        <w:rPr>
          <w:rFonts w:ascii="Garamond" w:hAnsi="Garamond" w:cs="Arial"/>
          <w:i/>
          <w:lang w:val="en-GB"/>
        </w:rPr>
      </w:pPr>
      <w:r w:rsidRPr="00383931">
        <w:rPr>
          <w:rFonts w:ascii="Garamond" w:hAnsi="Garamond" w:cs="Arial"/>
          <w:i/>
          <w:lang w:val="en-GB"/>
        </w:rPr>
        <w:t>Nullity</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If any provision in this agreement should be fully or partly ineffective, the parties to this agreement</w:t>
      </w:r>
      <w:r>
        <w:rPr>
          <w:rFonts w:ascii="Garamond" w:hAnsi="Garamond" w:cs="Arial"/>
          <w:lang w:val="en-GB"/>
        </w:rPr>
        <w:t xml:space="preserve"> agree to</w:t>
      </w:r>
      <w:r w:rsidRPr="00383931">
        <w:rPr>
          <w:rFonts w:ascii="Garamond" w:hAnsi="Garamond" w:cs="Arial"/>
          <w:lang w:val="en-GB"/>
        </w:rPr>
        <w:t xml:space="preserve"> undertake</w:t>
      </w:r>
      <w:r>
        <w:rPr>
          <w:rFonts w:ascii="Garamond" w:hAnsi="Garamond" w:cs="Arial"/>
          <w:lang w:val="en-GB"/>
        </w:rPr>
        <w:t xml:space="preserve"> all necessary actions</w:t>
      </w:r>
      <w:r w:rsidRPr="00383931">
        <w:rPr>
          <w:rFonts w:ascii="Garamond" w:hAnsi="Garamond" w:cs="Arial"/>
          <w:lang w:val="en-GB"/>
        </w:rPr>
        <w:t xml:space="preserve"> to replace the ineffective provision by an effective provision which comes as close as possible to the purpose of the original pr</w:t>
      </w:r>
      <w:r w:rsidRPr="00383931">
        <w:rPr>
          <w:rFonts w:ascii="Garamond" w:hAnsi="Garamond" w:cs="Arial"/>
          <w:lang w:val="en-GB"/>
        </w:rPr>
        <w:t>o</w:t>
      </w:r>
      <w:r w:rsidRPr="00383931">
        <w:rPr>
          <w:rFonts w:ascii="Garamond" w:hAnsi="Garamond" w:cs="Arial"/>
          <w:lang w:val="en-GB"/>
        </w:rPr>
        <w:t>vision.</w:t>
      </w:r>
    </w:p>
    <w:p w:rsidR="00DB6520" w:rsidRPr="00383931" w:rsidRDefault="00DB6520" w:rsidP="00AE33D8">
      <w:pPr>
        <w:ind w:left="1134" w:right="567"/>
        <w:jc w:val="both"/>
        <w:rPr>
          <w:rFonts w:ascii="Garamond" w:hAnsi="Garamond" w:cs="Arial"/>
          <w:i/>
          <w:lang w:val="en-GB"/>
        </w:rPr>
      </w:pPr>
    </w:p>
    <w:p w:rsidR="00DB6520" w:rsidRPr="00383931" w:rsidRDefault="00DB6520" w:rsidP="00D134DC">
      <w:pPr>
        <w:numPr>
          <w:ilvl w:val="0"/>
          <w:numId w:val="20"/>
        </w:numPr>
        <w:ind w:left="1134" w:right="567"/>
        <w:jc w:val="both"/>
        <w:rPr>
          <w:rFonts w:ascii="Garamond" w:hAnsi="Garamond" w:cs="Arial"/>
          <w:i/>
          <w:lang w:val="en-GB"/>
        </w:rPr>
      </w:pPr>
      <w:r w:rsidRPr="00383931">
        <w:rPr>
          <w:rFonts w:ascii="Garamond" w:hAnsi="Garamond" w:cs="Arial"/>
          <w:i/>
          <w:lang w:val="en-GB"/>
        </w:rPr>
        <w:t>Amendment of the agreement</w:t>
      </w:r>
    </w:p>
    <w:p w:rsidR="00DB6520" w:rsidRPr="00383931" w:rsidRDefault="00DB6520" w:rsidP="00AE33D8">
      <w:pPr>
        <w:ind w:left="1134" w:right="567"/>
        <w:jc w:val="both"/>
        <w:rPr>
          <w:rFonts w:ascii="Garamond" w:hAnsi="Garamond" w:cs="Arial"/>
          <w:b/>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This agreement shall only be amended in writing signed by all parties involved.</w:t>
      </w:r>
    </w:p>
    <w:p w:rsidR="00DB6520" w:rsidRPr="00383931" w:rsidRDefault="00DB6520" w:rsidP="00AE33D8">
      <w:pPr>
        <w:ind w:left="1134" w:right="567"/>
        <w:jc w:val="both"/>
        <w:rPr>
          <w:rFonts w:ascii="Garamond" w:hAnsi="Garamond" w:cs="Arial"/>
          <w:lang w:val="en-GB"/>
        </w:rPr>
      </w:pPr>
    </w:p>
    <w:p w:rsidR="00DB6520" w:rsidRDefault="00DB6520" w:rsidP="00AE33D8">
      <w:pPr>
        <w:ind w:left="1134" w:right="567"/>
        <w:jc w:val="both"/>
        <w:rPr>
          <w:rFonts w:ascii="Garamond" w:hAnsi="Garamond" w:cs="Arial"/>
          <w:lang w:val="en-GB"/>
        </w:rPr>
      </w:pPr>
      <w:r w:rsidRPr="00383931">
        <w:rPr>
          <w:rFonts w:ascii="Garamond" w:hAnsi="Garamond" w:cs="Arial"/>
          <w:lang w:val="en-GB"/>
        </w:rPr>
        <w:t>Modifications to the project (e.g. concerning activities, time schedule or budget) that have been approved by the</w:t>
      </w:r>
      <w:r>
        <w:rPr>
          <w:rFonts w:ascii="Garamond" w:hAnsi="Garamond" w:cs="Arial"/>
          <w:lang w:val="en-GB"/>
        </w:rPr>
        <w:t xml:space="preserve"> project’s Steering Group and</w:t>
      </w:r>
      <w:r w:rsidRPr="00383931">
        <w:rPr>
          <w:rFonts w:ascii="Garamond" w:hAnsi="Garamond" w:cs="Arial"/>
          <w:lang w:val="en-GB"/>
        </w:rPr>
        <w:t xml:space="preserve"> </w:t>
      </w:r>
      <w:r>
        <w:rPr>
          <w:rFonts w:ascii="Garamond" w:hAnsi="Garamond" w:cs="Arial"/>
          <w:lang w:val="en-GB"/>
        </w:rPr>
        <w:t>MA/JTS</w:t>
      </w:r>
      <w:r w:rsidRPr="00383931">
        <w:rPr>
          <w:rFonts w:ascii="Garamond" w:hAnsi="Garamond" w:cs="Arial"/>
          <w:lang w:val="en-GB"/>
        </w:rPr>
        <w:t xml:space="preserve"> can be carried out without amending the agreement.</w:t>
      </w:r>
    </w:p>
    <w:p w:rsidR="00DB6520" w:rsidRPr="00383931" w:rsidRDefault="00DB6520" w:rsidP="00AE33D8">
      <w:pPr>
        <w:ind w:left="1134" w:right="567"/>
        <w:jc w:val="both"/>
        <w:rPr>
          <w:rFonts w:ascii="Garamond" w:hAnsi="Garamond" w:cs="Arial"/>
          <w:b/>
          <w:lang w:val="en-GB"/>
        </w:rPr>
      </w:pPr>
    </w:p>
    <w:p w:rsidR="00DB6520" w:rsidRDefault="00DB6520" w:rsidP="00D134DC">
      <w:pPr>
        <w:numPr>
          <w:ilvl w:val="0"/>
          <w:numId w:val="20"/>
        </w:numPr>
        <w:ind w:left="1134" w:right="567"/>
        <w:jc w:val="both"/>
        <w:rPr>
          <w:ins w:id="31" w:author="Miikka Kärki" w:date="2011-12-22T11:59:00Z"/>
          <w:rFonts w:ascii="Garamond" w:hAnsi="Garamond" w:cs="Arial"/>
          <w:i/>
          <w:lang w:val="en-GB"/>
        </w:rPr>
      </w:pPr>
      <w:ins w:id="32" w:author="Miikka Kärki" w:date="2011-12-22T11:59:00Z">
        <w:r w:rsidRPr="007B61CD">
          <w:rPr>
            <w:rFonts w:ascii="Garamond" w:hAnsi="Garamond" w:cs="Arial"/>
            <w:i/>
            <w:lang w:val="en-GB"/>
          </w:rPr>
          <w:t>No representation, partnership or agency</w:t>
        </w:r>
      </w:ins>
    </w:p>
    <w:p w:rsidR="00DB6520" w:rsidRDefault="00DB6520" w:rsidP="007B61CD">
      <w:pPr>
        <w:ind w:left="1134" w:right="567"/>
        <w:jc w:val="both"/>
        <w:rPr>
          <w:ins w:id="33" w:author="Miikka Kärki" w:date="2011-12-22T11:59:00Z"/>
          <w:rFonts w:ascii="Garamond" w:hAnsi="Garamond" w:cs="Arial"/>
          <w:lang w:val="en-GB"/>
        </w:rPr>
      </w:pPr>
    </w:p>
    <w:p w:rsidR="00DB6520" w:rsidRDefault="00DB6520" w:rsidP="007B61CD">
      <w:pPr>
        <w:ind w:left="1134" w:right="567"/>
        <w:jc w:val="both"/>
        <w:rPr>
          <w:ins w:id="34" w:author="Miikka Kärki" w:date="2011-12-22T11:59:00Z"/>
          <w:rFonts w:ascii="Garamond" w:hAnsi="Garamond" w:cs="Arial"/>
          <w:lang w:val="en-GB"/>
        </w:rPr>
      </w:pPr>
      <w:ins w:id="35" w:author="Miikka Kärki" w:date="2011-12-22T11:59:00Z">
        <w:r w:rsidRPr="007B61CD">
          <w:rPr>
            <w:rFonts w:ascii="Garamond" w:hAnsi="Garamond" w:cs="Arial"/>
            <w:lang w:val="en-GB"/>
          </w:rPr>
          <w:t xml:space="preserve">The </w:t>
        </w:r>
        <w:r>
          <w:rPr>
            <w:rFonts w:ascii="Garamond" w:hAnsi="Garamond" w:cs="Arial"/>
            <w:lang w:val="en-GB"/>
          </w:rPr>
          <w:t>LP and PPs</w:t>
        </w:r>
        <w:r w:rsidRPr="007B61CD">
          <w:rPr>
            <w:rFonts w:ascii="Garamond" w:hAnsi="Garamond" w:cs="Arial"/>
            <w:lang w:val="en-GB"/>
          </w:rPr>
          <w:t xml:space="preserve"> shall not be entitled to act or to make legally binding declarations on b</w:t>
        </w:r>
        <w:r w:rsidRPr="007B61CD">
          <w:rPr>
            <w:rFonts w:ascii="Garamond" w:hAnsi="Garamond" w:cs="Arial"/>
            <w:lang w:val="en-GB"/>
          </w:rPr>
          <w:t>e</w:t>
        </w:r>
        <w:r w:rsidRPr="007B61CD">
          <w:rPr>
            <w:rFonts w:ascii="Garamond" w:hAnsi="Garamond" w:cs="Arial"/>
            <w:lang w:val="en-GB"/>
          </w:rPr>
          <w:t xml:space="preserve">half of any other Party. Nothing in this </w:t>
        </w:r>
        <w:r>
          <w:rPr>
            <w:rFonts w:ascii="Garamond" w:hAnsi="Garamond" w:cs="Arial"/>
            <w:lang w:val="en-GB"/>
          </w:rPr>
          <w:t>a</w:t>
        </w:r>
        <w:r w:rsidRPr="007B61CD">
          <w:rPr>
            <w:rFonts w:ascii="Garamond" w:hAnsi="Garamond" w:cs="Arial"/>
            <w:lang w:val="en-GB"/>
          </w:rPr>
          <w:t>greement shall be deemed to constitute a joint venture, agency, partnership, interest grouping or any other kind of formal business grou</w:t>
        </w:r>
        <w:r w:rsidRPr="007B61CD">
          <w:rPr>
            <w:rFonts w:ascii="Garamond" w:hAnsi="Garamond" w:cs="Arial"/>
            <w:lang w:val="en-GB"/>
          </w:rPr>
          <w:t>p</w:t>
        </w:r>
        <w:r w:rsidRPr="007B61CD">
          <w:rPr>
            <w:rFonts w:ascii="Garamond" w:hAnsi="Garamond" w:cs="Arial"/>
            <w:lang w:val="en-GB"/>
          </w:rPr>
          <w:t xml:space="preserve">ing or entity between the </w:t>
        </w:r>
        <w:r>
          <w:rPr>
            <w:rFonts w:ascii="Garamond" w:hAnsi="Garamond" w:cs="Arial"/>
            <w:lang w:val="en-GB"/>
          </w:rPr>
          <w:t>LP and PPs</w:t>
        </w:r>
        <w:r w:rsidRPr="007B61CD">
          <w:rPr>
            <w:rFonts w:ascii="Garamond" w:hAnsi="Garamond" w:cs="Arial"/>
            <w:lang w:val="en-GB"/>
          </w:rPr>
          <w:t>.</w:t>
        </w:r>
      </w:ins>
    </w:p>
    <w:p w:rsidR="00DB6520" w:rsidRPr="007B61CD" w:rsidRDefault="00DB6520" w:rsidP="007B61CD">
      <w:pPr>
        <w:ind w:left="1134" w:right="567"/>
        <w:jc w:val="both"/>
        <w:rPr>
          <w:ins w:id="36" w:author="Miikka Kärki" w:date="2011-12-22T11:59:00Z"/>
          <w:rFonts w:ascii="Garamond" w:hAnsi="Garamond" w:cs="Arial"/>
          <w:lang w:val="en-GB"/>
        </w:rPr>
      </w:pPr>
    </w:p>
    <w:p w:rsidR="00DB6520" w:rsidRPr="00383931" w:rsidRDefault="00DB6520" w:rsidP="00D134DC">
      <w:pPr>
        <w:numPr>
          <w:ilvl w:val="0"/>
          <w:numId w:val="20"/>
        </w:numPr>
        <w:ind w:left="1134" w:right="567"/>
        <w:jc w:val="both"/>
        <w:rPr>
          <w:rFonts w:ascii="Garamond" w:hAnsi="Garamond" w:cs="Arial"/>
          <w:i/>
          <w:lang w:val="en-GB"/>
        </w:rPr>
      </w:pPr>
      <w:r>
        <w:rPr>
          <w:rFonts w:ascii="Garamond" w:hAnsi="Garamond" w:cs="Arial"/>
          <w:i/>
          <w:lang w:val="en-GB"/>
        </w:rPr>
        <w:t>Legal Address of the LP/PPs</w:t>
      </w:r>
    </w:p>
    <w:p w:rsidR="00DB6520" w:rsidRPr="00383931" w:rsidRDefault="00DB6520" w:rsidP="00AE33D8">
      <w:pPr>
        <w:ind w:left="1134" w:right="567"/>
        <w:jc w:val="both"/>
        <w:rPr>
          <w:rFonts w:ascii="Garamond" w:hAnsi="Garamond" w:cs="Arial"/>
          <w:lang w:val="en-GB"/>
        </w:rPr>
      </w:pPr>
    </w:p>
    <w:p w:rsidR="00DB6520" w:rsidRDefault="00DB6520" w:rsidP="007E1474">
      <w:pPr>
        <w:ind w:left="1134" w:right="567"/>
        <w:jc w:val="both"/>
        <w:rPr>
          <w:ins w:id="37" w:author="Miikka Kärki" w:date="2011-12-22T11:58:00Z"/>
          <w:rFonts w:ascii="Garamond" w:hAnsi="Garamond" w:cs="Arial"/>
          <w:b/>
          <w:lang w:val="en-GB"/>
        </w:rPr>
      </w:pPr>
      <w:r>
        <w:rPr>
          <w:rFonts w:ascii="Garamond" w:hAnsi="Garamond" w:cs="Arial"/>
          <w:lang w:val="en-GB"/>
        </w:rPr>
        <w:t>Any change of legal address by the PPs</w:t>
      </w:r>
      <w:r w:rsidRPr="00383931">
        <w:rPr>
          <w:rFonts w:ascii="Garamond" w:hAnsi="Garamond" w:cs="Arial"/>
          <w:lang w:val="en-GB"/>
        </w:rPr>
        <w:t xml:space="preserve"> as ind</w:t>
      </w:r>
      <w:r>
        <w:rPr>
          <w:rFonts w:ascii="Garamond" w:hAnsi="Garamond" w:cs="Arial"/>
          <w:lang w:val="en-GB"/>
        </w:rPr>
        <w:t xml:space="preserve">icated in the AF </w:t>
      </w:r>
      <w:r w:rsidRPr="00383931">
        <w:rPr>
          <w:rFonts w:ascii="Garamond" w:hAnsi="Garamond" w:cs="Arial"/>
          <w:lang w:val="en-GB"/>
        </w:rPr>
        <w:t xml:space="preserve">shall be notified to the </w:t>
      </w:r>
      <w:r>
        <w:rPr>
          <w:rFonts w:ascii="Garamond" w:hAnsi="Garamond" w:cs="Arial"/>
          <w:lang w:val="en-GB"/>
        </w:rPr>
        <w:t xml:space="preserve">LP </w:t>
      </w:r>
      <w:r w:rsidRPr="00383931">
        <w:rPr>
          <w:rFonts w:ascii="Garamond" w:hAnsi="Garamond" w:cs="Arial"/>
          <w:lang w:val="en-GB"/>
        </w:rPr>
        <w:t>by registered mail</w:t>
      </w:r>
      <w:r>
        <w:rPr>
          <w:rFonts w:ascii="Garamond" w:hAnsi="Garamond" w:cs="Arial"/>
          <w:lang w:val="en-GB"/>
        </w:rPr>
        <w:t xml:space="preserve"> without any delay but at the latest</w:t>
      </w:r>
      <w:r w:rsidRPr="00383931">
        <w:rPr>
          <w:rFonts w:ascii="Garamond" w:hAnsi="Garamond" w:cs="Arial"/>
          <w:lang w:val="en-GB"/>
        </w:rPr>
        <w:t xml:space="preserve"> within 15 days following the change of address.</w:t>
      </w:r>
      <w:r>
        <w:rPr>
          <w:rFonts w:ascii="Garamond" w:hAnsi="Garamond" w:cs="Arial"/>
          <w:lang w:val="en-GB"/>
        </w:rPr>
        <w:t xml:space="preserve"> </w:t>
      </w:r>
      <w:r w:rsidRPr="003923E0">
        <w:rPr>
          <w:rFonts w:ascii="Garamond" w:hAnsi="Garamond" w:cs="Arial"/>
          <w:b/>
          <w:lang w:val="en-GB"/>
        </w:rPr>
        <w:t>The LP in turn will without delay inform the JTS</w:t>
      </w:r>
    </w:p>
    <w:p w:rsidR="00DB6520" w:rsidRDefault="00DB6520" w:rsidP="007E1474">
      <w:pPr>
        <w:ind w:left="1134" w:right="567"/>
        <w:jc w:val="both"/>
        <w:rPr>
          <w:ins w:id="38" w:author="Miikka Kärki" w:date="2011-12-22T11:58:00Z"/>
          <w:rFonts w:ascii="Garamond" w:hAnsi="Garamond" w:cs="Arial"/>
          <w:b/>
          <w:lang w:val="en-GB"/>
        </w:rPr>
      </w:pPr>
    </w:p>
    <w:p w:rsidR="00DB6520" w:rsidRDefault="00DB6520" w:rsidP="007E1474">
      <w:pPr>
        <w:ind w:left="1134" w:right="567"/>
        <w:jc w:val="both"/>
        <w:rPr>
          <w:rFonts w:ascii="Garamond" w:hAnsi="Garamond" w:cs="Arial"/>
          <w:b/>
          <w:lang w:val="en-GB"/>
        </w:rPr>
      </w:pPr>
    </w:p>
    <w:p w:rsidR="00DB6520" w:rsidRDefault="00DB6520" w:rsidP="007E1474">
      <w:pPr>
        <w:ind w:left="1134" w:right="567"/>
        <w:jc w:val="both"/>
        <w:rPr>
          <w:rFonts w:ascii="Garamond" w:hAnsi="Garamond" w:cs="Arial"/>
          <w:lang w:val="en-GB"/>
        </w:rPr>
      </w:pPr>
    </w:p>
    <w:p w:rsidR="00DB6520" w:rsidRDefault="00DB6520" w:rsidP="007E1474">
      <w:pPr>
        <w:ind w:left="1134" w:right="567"/>
        <w:jc w:val="both"/>
        <w:rPr>
          <w:rFonts w:ascii="Garamond" w:hAnsi="Garamond" w:cs="Arial"/>
          <w:lang w:val="en-GB"/>
        </w:rPr>
      </w:pPr>
    </w:p>
    <w:p w:rsidR="00DB6520" w:rsidRDefault="00DB6520" w:rsidP="007E1474">
      <w:pPr>
        <w:ind w:left="1134" w:right="567"/>
        <w:jc w:val="both"/>
        <w:rPr>
          <w:rFonts w:ascii="Garamond" w:hAnsi="Garamond" w:cs="Arial"/>
          <w:lang w:val="en-GB"/>
        </w:rPr>
      </w:pPr>
    </w:p>
    <w:p w:rsidR="00DB6520" w:rsidRDefault="00DB6520" w:rsidP="007E1474">
      <w:pPr>
        <w:ind w:left="1134" w:right="567"/>
        <w:jc w:val="both"/>
        <w:rPr>
          <w:rFonts w:ascii="Garamond" w:hAnsi="Garamond" w:cs="Arial"/>
          <w:lang w:val="en-GB"/>
        </w:rPr>
      </w:pPr>
    </w:p>
    <w:p w:rsidR="00DB6520" w:rsidRDefault="00DB6520" w:rsidP="007E1474">
      <w:pPr>
        <w:ind w:left="1134" w:right="567"/>
        <w:jc w:val="both"/>
        <w:rPr>
          <w:rFonts w:ascii="Garamond" w:hAnsi="Garamond" w:cs="Arial"/>
          <w:lang w:val="en-GB"/>
        </w:rPr>
      </w:pPr>
    </w:p>
    <w:p w:rsidR="00DB6520" w:rsidRDefault="00DB6520" w:rsidP="007E1474">
      <w:pPr>
        <w:ind w:left="1134" w:right="567"/>
        <w:jc w:val="both"/>
        <w:rPr>
          <w:rFonts w:ascii="Garamond" w:hAnsi="Garamond" w:cs="Arial"/>
          <w:lang w:val="en-GB"/>
        </w:rPr>
      </w:pPr>
    </w:p>
    <w:p w:rsidR="00DB6520" w:rsidRDefault="00DB6520" w:rsidP="007E1474">
      <w:pPr>
        <w:ind w:left="1134" w:right="567"/>
        <w:jc w:val="both"/>
        <w:rPr>
          <w:rFonts w:ascii="Garamond" w:hAnsi="Garamond" w:cs="Arial"/>
          <w:lang w:val="en-GB"/>
        </w:rPr>
      </w:pPr>
    </w:p>
    <w:p w:rsidR="00DB6520" w:rsidRDefault="00DB6520" w:rsidP="007E1474">
      <w:pPr>
        <w:ind w:left="1134" w:right="567"/>
        <w:jc w:val="both"/>
        <w:rPr>
          <w:rFonts w:ascii="Garamond" w:hAnsi="Garamond" w:cs="Arial"/>
          <w:lang w:val="en-GB"/>
        </w:rPr>
      </w:pPr>
    </w:p>
    <w:p w:rsidR="00DB6520" w:rsidRPr="007E1474" w:rsidRDefault="00DB6520" w:rsidP="007E1474">
      <w:pPr>
        <w:ind w:left="1134" w:right="567"/>
        <w:jc w:val="both"/>
        <w:rPr>
          <w:rFonts w:ascii="Garamond" w:hAnsi="Garamond" w:cs="Arial"/>
          <w:b/>
          <w:lang w:val="en-GB"/>
        </w:rPr>
      </w:pPr>
      <w:r w:rsidRPr="00383931">
        <w:rPr>
          <w:rFonts w:ascii="Garamond" w:hAnsi="Garamond" w:cs="Arial"/>
          <w:lang w:val="en-GB"/>
        </w:rPr>
        <w:t>Concluded at .......... [Date, place]</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Pr>
          <w:rFonts w:ascii="Garamond" w:hAnsi="Garamond" w:cs="Arial"/>
          <w:lang w:val="en-GB"/>
        </w:rPr>
        <w:t>Signatures</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b/>
          <w:lang w:val="en-GB"/>
        </w:rPr>
      </w:pPr>
      <w:r>
        <w:rPr>
          <w:rFonts w:ascii="Garamond" w:hAnsi="Garamond" w:cs="Arial"/>
          <w:b/>
          <w:lang w:val="en-GB"/>
        </w:rPr>
        <w:t xml:space="preserve">University of Tartu </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b/>
          <w:lang w:val="en-GB"/>
        </w:rPr>
      </w:pPr>
    </w:p>
    <w:p w:rsidR="00DB6520" w:rsidRDefault="00DB6520" w:rsidP="00D22637">
      <w:pPr>
        <w:ind w:left="1134" w:right="567"/>
        <w:jc w:val="both"/>
        <w:rPr>
          <w:rFonts w:ascii="Garamond" w:hAnsi="Garamond" w:cs="Arial"/>
          <w:b/>
          <w:lang w:val="en-GB"/>
        </w:rPr>
      </w:pPr>
      <w:r>
        <w:rPr>
          <w:rFonts w:ascii="Garamond" w:hAnsi="Garamond" w:cs="Arial"/>
          <w:b/>
          <w:lang w:val="en-GB"/>
        </w:rPr>
        <w:t>University of Helsinki, Museum of Natural History</w:t>
      </w:r>
    </w:p>
    <w:p w:rsidR="00DB6520" w:rsidRPr="00383931" w:rsidRDefault="00DB6520" w:rsidP="00D22637">
      <w:pPr>
        <w:ind w:left="1134" w:right="567"/>
        <w:jc w:val="both"/>
        <w:rPr>
          <w:rFonts w:ascii="Garamond" w:hAnsi="Garamond" w:cs="Arial"/>
          <w:b/>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b/>
          <w:lang w:val="en-GB"/>
        </w:rPr>
      </w:pPr>
      <w:r>
        <w:rPr>
          <w:rFonts w:ascii="Garamond" w:hAnsi="Garamond" w:cs="Arial"/>
          <w:b/>
          <w:lang w:val="en-GB"/>
        </w:rPr>
        <w:t>Swedish Museum of Natural History</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DB6520"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b/>
          <w:lang w:val="en-GB"/>
        </w:rPr>
      </w:pPr>
      <w:r>
        <w:rPr>
          <w:rFonts w:ascii="Garamond" w:hAnsi="Garamond" w:cs="Arial"/>
          <w:b/>
          <w:lang w:val="en-GB"/>
        </w:rPr>
        <w:t>Institute of Geology at Tallinn University of Technology</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_____________</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_____________</w:t>
      </w: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b/>
          <w:lang w:val="en-GB"/>
        </w:rPr>
      </w:pPr>
      <w:r>
        <w:rPr>
          <w:rFonts w:ascii="Garamond" w:hAnsi="Garamond" w:cs="Arial"/>
          <w:b/>
          <w:lang w:val="en-GB"/>
        </w:rPr>
        <w:t>Estonian University of Life Sciences</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Pr>
          <w:rFonts w:ascii="Garamond" w:hAnsi="Garamond" w:cs="Arial"/>
          <w:lang w:val="en-GB"/>
        </w:rPr>
        <w:t>___________</w:t>
      </w:r>
      <w:r>
        <w:rPr>
          <w:rFonts w:ascii="Garamond" w:hAnsi="Garamond" w:cs="Arial"/>
          <w:lang w:val="en-GB"/>
        </w:rPr>
        <w:tab/>
      </w:r>
      <w:r>
        <w:rPr>
          <w:rFonts w:ascii="Garamond" w:hAnsi="Garamond" w:cs="Arial"/>
          <w:lang w:val="en-GB"/>
        </w:rPr>
        <w:tab/>
      </w:r>
      <w:r>
        <w:rPr>
          <w:rFonts w:ascii="Garamond" w:hAnsi="Garamond" w:cs="Arial"/>
          <w:lang w:val="en-GB"/>
        </w:rPr>
        <w:tab/>
      </w:r>
      <w:r>
        <w:rPr>
          <w:rFonts w:ascii="Garamond" w:hAnsi="Garamond" w:cs="Arial"/>
          <w:lang w:val="en-GB"/>
        </w:rPr>
        <w:tab/>
      </w:r>
      <w:r>
        <w:rPr>
          <w:rFonts w:ascii="Garamond" w:hAnsi="Garamond" w:cs="Arial"/>
          <w:lang w:val="en-GB"/>
        </w:rPr>
        <w:tab/>
      </w:r>
      <w:r>
        <w:rPr>
          <w:rFonts w:ascii="Garamond" w:hAnsi="Garamond" w:cs="Arial"/>
          <w:lang w:val="en-GB"/>
        </w:rPr>
        <w:tab/>
      </w:r>
      <w:r w:rsidRPr="00383931">
        <w:rPr>
          <w:rFonts w:ascii="Garamond" w:hAnsi="Garamond" w:cs="Arial"/>
          <w:lang w:val="en-GB"/>
        </w:rPr>
        <w:t>_____________</w:t>
      </w: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Signature</w:t>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r>
      <w:r w:rsidRPr="00383931">
        <w:rPr>
          <w:rFonts w:ascii="Garamond" w:hAnsi="Garamond" w:cs="Arial"/>
          <w:lang w:val="en-GB"/>
        </w:rPr>
        <w:tab/>
        <w:t>Date</w:t>
      </w: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p>
    <w:p w:rsidR="00DB6520" w:rsidRPr="00383931" w:rsidRDefault="00DB6520" w:rsidP="00AE33D8">
      <w:pPr>
        <w:ind w:left="1134" w:right="567"/>
        <w:jc w:val="both"/>
        <w:rPr>
          <w:rFonts w:ascii="Garamond" w:hAnsi="Garamond" w:cs="Arial"/>
          <w:lang w:val="en-GB"/>
        </w:rPr>
      </w:pPr>
      <w:r w:rsidRPr="00383931">
        <w:rPr>
          <w:rFonts w:ascii="Garamond" w:hAnsi="Garamond" w:cs="Arial"/>
          <w:lang w:val="en-GB"/>
        </w:rPr>
        <w:t xml:space="preserve">Annexes: </w:t>
      </w:r>
    </w:p>
    <w:p w:rsidR="00DB6520" w:rsidRPr="00383931" w:rsidRDefault="00DB6520" w:rsidP="00AE33D8">
      <w:pPr>
        <w:ind w:left="1134" w:right="567"/>
        <w:jc w:val="both"/>
        <w:rPr>
          <w:rFonts w:ascii="Garamond" w:hAnsi="Garamond" w:cs="Arial"/>
          <w:lang w:val="en-GB"/>
        </w:rPr>
      </w:pPr>
    </w:p>
    <w:p w:rsidR="00DB6520" w:rsidRDefault="00DB6520" w:rsidP="00AE33D8">
      <w:pPr>
        <w:ind w:left="1134" w:right="567"/>
        <w:jc w:val="both"/>
        <w:rPr>
          <w:rFonts w:ascii="Garamond" w:hAnsi="Garamond" w:cs="Arial"/>
          <w:lang w:val="en-GB"/>
        </w:rPr>
      </w:pPr>
      <w:r>
        <w:rPr>
          <w:rFonts w:ascii="Garamond" w:hAnsi="Garamond" w:cs="Arial"/>
          <w:lang w:val="en-GB"/>
        </w:rPr>
        <w:t xml:space="preserve">Annex I: </w:t>
      </w:r>
      <w:r>
        <w:rPr>
          <w:rFonts w:ascii="Garamond" w:hAnsi="Garamond" w:cs="Arial"/>
          <w:lang w:val="en-GB"/>
        </w:rPr>
        <w:tab/>
      </w:r>
      <w:r>
        <w:rPr>
          <w:rFonts w:ascii="Garamond" w:hAnsi="Garamond" w:cs="Arial"/>
          <w:lang w:val="en-GB"/>
        </w:rPr>
        <w:tab/>
      </w:r>
      <w:r w:rsidRPr="00383931">
        <w:rPr>
          <w:rFonts w:ascii="Garamond" w:hAnsi="Garamond" w:cs="Arial"/>
          <w:lang w:val="en-GB"/>
        </w:rPr>
        <w:t>Application Form</w:t>
      </w:r>
    </w:p>
    <w:p w:rsidR="00DB6520" w:rsidRPr="00383931" w:rsidRDefault="00DB6520" w:rsidP="00AE33D8">
      <w:pPr>
        <w:ind w:left="1134" w:right="567"/>
        <w:jc w:val="both"/>
        <w:rPr>
          <w:rFonts w:ascii="Garamond" w:hAnsi="Garamond" w:cs="Arial"/>
          <w:lang w:val="en-GB"/>
        </w:rPr>
      </w:pPr>
      <w:r>
        <w:rPr>
          <w:rFonts w:ascii="Garamond" w:hAnsi="Garamond" w:cs="Arial"/>
          <w:lang w:val="en-GB"/>
        </w:rPr>
        <w:t>Annex II:</w:t>
      </w:r>
      <w:r>
        <w:rPr>
          <w:rFonts w:ascii="Garamond" w:hAnsi="Garamond" w:cs="Arial"/>
          <w:lang w:val="en-GB"/>
        </w:rPr>
        <w:tab/>
      </w:r>
      <w:r>
        <w:rPr>
          <w:rFonts w:ascii="Garamond" w:hAnsi="Garamond" w:cs="Arial"/>
          <w:lang w:val="en-GB"/>
        </w:rPr>
        <w:tab/>
        <w:t>Annex 6 of the Application Form</w:t>
      </w:r>
    </w:p>
    <w:p w:rsidR="00DB6520" w:rsidRPr="00383931" w:rsidRDefault="00DB6520" w:rsidP="00AE33D8">
      <w:pPr>
        <w:ind w:left="1134" w:right="567"/>
        <w:jc w:val="both"/>
        <w:rPr>
          <w:rFonts w:ascii="Garamond" w:hAnsi="Garamond" w:cs="Arial"/>
          <w:lang w:val="en-GB"/>
        </w:rPr>
      </w:pPr>
      <w:r>
        <w:rPr>
          <w:rFonts w:ascii="Garamond" w:hAnsi="Garamond" w:cs="Arial"/>
          <w:lang w:val="en-GB"/>
        </w:rPr>
        <w:t xml:space="preserve">Annex III: </w:t>
      </w:r>
      <w:r>
        <w:rPr>
          <w:rFonts w:ascii="Garamond" w:hAnsi="Garamond" w:cs="Arial"/>
          <w:lang w:val="en-GB"/>
        </w:rPr>
        <w:tab/>
      </w:r>
      <w:r>
        <w:rPr>
          <w:rFonts w:ascii="Garamond" w:hAnsi="Garamond" w:cs="Arial"/>
          <w:lang w:val="en-GB"/>
        </w:rPr>
        <w:tab/>
      </w:r>
      <w:r w:rsidRPr="00383931">
        <w:rPr>
          <w:rFonts w:ascii="Garamond" w:hAnsi="Garamond" w:cs="Arial"/>
          <w:lang w:val="en-GB"/>
        </w:rPr>
        <w:t>Subsidy Contract</w:t>
      </w:r>
    </w:p>
    <w:p w:rsidR="00DB6520" w:rsidRPr="003923E0" w:rsidRDefault="00DB6520" w:rsidP="00CC7D0C">
      <w:pPr>
        <w:ind w:left="2829" w:right="567" w:hanging="1695"/>
        <w:jc w:val="both"/>
        <w:rPr>
          <w:rFonts w:ascii="Garamond" w:hAnsi="Garamond" w:cs="Arial"/>
          <w:lang w:val="en-GB"/>
        </w:rPr>
      </w:pPr>
      <w:r w:rsidRPr="003923E0">
        <w:rPr>
          <w:rFonts w:ascii="Garamond" w:hAnsi="Garamond" w:cs="Arial"/>
          <w:lang w:val="en-GB"/>
        </w:rPr>
        <w:t xml:space="preserve">Annex IV.    </w:t>
      </w:r>
      <w:r w:rsidRPr="003923E0">
        <w:rPr>
          <w:rFonts w:ascii="Garamond" w:hAnsi="Garamond" w:cs="Arial"/>
          <w:lang w:val="en-GB"/>
        </w:rPr>
        <w:tab/>
        <w:t xml:space="preserve">Detailed </w:t>
      </w:r>
      <w:r w:rsidRPr="003923E0">
        <w:rPr>
          <w:rFonts w:ascii="Garamond" w:hAnsi="Garamond" w:cs="Arial"/>
          <w:b/>
          <w:lang w:val="en-GB"/>
        </w:rPr>
        <w:t>Work Plan</w:t>
      </w:r>
      <w:r w:rsidRPr="003923E0">
        <w:rPr>
          <w:rFonts w:ascii="Garamond" w:hAnsi="Garamond" w:cs="Arial"/>
          <w:lang w:val="en-GB"/>
        </w:rPr>
        <w:t xml:space="preserve"> by the LP/PPs (in accordance with the approved AF)</w:t>
      </w:r>
    </w:p>
    <w:p w:rsidR="00DB6520" w:rsidRPr="003923E0" w:rsidRDefault="00DB6520" w:rsidP="00AE33D8">
      <w:pPr>
        <w:ind w:left="1134" w:right="567"/>
        <w:jc w:val="both"/>
        <w:rPr>
          <w:rFonts w:ascii="Garamond" w:hAnsi="Garamond" w:cs="Arial"/>
          <w:lang w:val="en-GB"/>
        </w:rPr>
      </w:pPr>
      <w:r w:rsidRPr="003923E0">
        <w:rPr>
          <w:rFonts w:ascii="Garamond" w:hAnsi="Garamond" w:cs="Arial"/>
          <w:lang w:val="en-GB"/>
        </w:rPr>
        <w:t xml:space="preserve">Annex V: </w:t>
      </w:r>
      <w:r w:rsidRPr="003923E0">
        <w:rPr>
          <w:rFonts w:ascii="Garamond" w:hAnsi="Garamond" w:cs="Arial"/>
          <w:lang w:val="en-GB"/>
        </w:rPr>
        <w:tab/>
      </w:r>
      <w:r w:rsidRPr="003923E0">
        <w:rPr>
          <w:rFonts w:ascii="Garamond" w:hAnsi="Garamond" w:cs="Arial"/>
          <w:lang w:val="en-GB"/>
        </w:rPr>
        <w:tab/>
        <w:t>Payment forecast (in accordance with the approved AF)</w:t>
      </w:r>
    </w:p>
    <w:sectPr w:rsidR="00DB6520" w:rsidRPr="003923E0" w:rsidSect="008265C2">
      <w:headerReference w:type="default" r:id="rId10"/>
      <w:footerReference w:type="default" r:id="rId11"/>
      <w:headerReference w:type="first" r:id="rId12"/>
      <w:footerReference w:type="first" r:id="rId13"/>
      <w:type w:val="continuous"/>
      <w:pgSz w:w="11900" w:h="16840" w:code="9"/>
      <w:pgMar w:top="1985" w:right="845" w:bottom="1418" w:left="1559" w:header="0" w:footer="527" w:gutter="0"/>
      <w:cols w:space="708"/>
      <w:titlePg/>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Miikka Kärki" w:date="2011-12-23T09:41:00Z" w:initials="MK">
    <w:p w:rsidR="00DB6520" w:rsidRDefault="00DB6520">
      <w:pPr>
        <w:pStyle w:val="CommentText"/>
      </w:pPr>
      <w:r>
        <w:rPr>
          <w:rStyle w:val="CommentReference"/>
        </w:rPr>
        <w:annotationRef/>
      </w:r>
      <w:r>
        <w:t>Where the terms concerning the Steering Group (inlcuding decision making powers, quorum, voting, veto-rights) can be found?</w:t>
      </w:r>
    </w:p>
  </w:comment>
  <w:comment w:id="7" w:author="Miikka Kärki" w:date="2011-12-23T09:41:00Z" w:initials="MK">
    <w:p w:rsidR="00DB6520" w:rsidRDefault="00DB6520">
      <w:pPr>
        <w:pStyle w:val="CommentText"/>
      </w:pPr>
      <w:r>
        <w:rPr>
          <w:rStyle w:val="CommentReference"/>
        </w:rPr>
        <w:annotationRef/>
      </w:r>
      <w:r>
        <w:t>The following terms shall be included:</w:t>
      </w:r>
    </w:p>
    <w:p w:rsidR="00DB6520" w:rsidRDefault="00DB6520">
      <w:pPr>
        <w:pStyle w:val="CommentText"/>
      </w:pPr>
      <w:r>
        <w:t>-There shall be no joint liability between the parties.</w:t>
      </w:r>
    </w:p>
    <w:p w:rsidR="00DB6520" w:rsidRDefault="00DB6520">
      <w:pPr>
        <w:pStyle w:val="CommentText"/>
      </w:pPr>
      <w:r>
        <w:t>-Each party’s liability towards the other parties shall be limited to its share of the funding (or to certain amount lesser than the funding share).</w:t>
      </w:r>
    </w:p>
    <w:p w:rsidR="00DB6520" w:rsidRDefault="00DB6520">
      <w:pPr>
        <w:pStyle w:val="CommentText"/>
      </w:pPr>
      <w:r>
        <w:t>-No party shall be liable for any indirect damage or consequential losses.</w:t>
      </w:r>
    </w:p>
    <w:p w:rsidR="00DB6520" w:rsidRDefault="00DB6520">
      <w:pPr>
        <w:pStyle w:val="CommentText"/>
      </w:pPr>
      <w:r>
        <w:t>-Each party shall be solely liable for the damage it causes to third parties.</w:t>
      </w:r>
    </w:p>
    <w:p w:rsidR="00DB6520" w:rsidRDefault="00DB6520" w:rsidP="00CE69CF">
      <w:pPr>
        <w:pStyle w:val="CommentText"/>
      </w:pPr>
      <w:r>
        <w:t>-</w:t>
      </w:r>
      <w:r w:rsidRPr="00CE69CF">
        <w:t xml:space="preserve"> In respect of any information or materials (incl. </w:t>
      </w:r>
      <w:r>
        <w:t>results and outcomes</w:t>
      </w:r>
      <w:r w:rsidRPr="00CE69CF">
        <w:t xml:space="preserve">) supplied by </w:t>
      </w:r>
      <w:r>
        <w:t>LP or PP to another under the p</w:t>
      </w:r>
      <w:r w:rsidRPr="00CE69CF">
        <w:t>roject, no warranty or representation of any kind is made, given or implied as to the sufficiency or fitness for purpose nor as to the absence of any infringement of any proprietary rights of third parties</w:t>
      </w:r>
      <w:r>
        <w:t xml:space="preserve"> and the the recipient</w:t>
      </w:r>
    </w:p>
    <w:p w:rsidR="00DB6520" w:rsidRDefault="00DB6520" w:rsidP="00CE69CF">
      <w:pPr>
        <w:pStyle w:val="CommentText"/>
      </w:pPr>
      <w:r>
        <w:t>shall in any case be entirely responsible for the use towhich it puts such information or materials</w:t>
      </w:r>
      <w:r w:rsidRPr="00CE69CF">
        <w:t>.</w:t>
      </w:r>
    </w:p>
  </w:comment>
  <w:comment w:id="8" w:author="Miikka Kärki" w:date="2011-12-23T09:41:00Z" w:initials="MK">
    <w:p w:rsidR="00DB6520" w:rsidRDefault="00DB6520">
      <w:pPr>
        <w:pStyle w:val="CommentText"/>
      </w:pPr>
      <w:r>
        <w:rPr>
          <w:rStyle w:val="CommentReference"/>
        </w:rPr>
        <w:annotationRef/>
      </w:r>
      <w:r>
        <w:t>Onko HY:ssä näin?</w:t>
      </w:r>
    </w:p>
  </w:comment>
  <w:comment w:id="9" w:author="Miikka Kärki" w:date="2011-12-23T09:41:00Z" w:initials="MK">
    <w:p w:rsidR="00DB6520" w:rsidRDefault="00DB6520">
      <w:pPr>
        <w:pStyle w:val="CommentText"/>
      </w:pPr>
      <w:r>
        <w:rPr>
          <w:rStyle w:val="CommentReference"/>
        </w:rPr>
        <w:annotationRef/>
      </w:r>
      <w:r>
        <w:t>Possible background information and confidential information of the other parties should not be published (even if amalgameted with the results) without the consent of the owing party.</w:t>
      </w:r>
    </w:p>
  </w:comment>
  <w:comment w:id="10" w:author="Miikka Kärki" w:date="2011-12-23T09:41:00Z" w:initials="MK">
    <w:p w:rsidR="00DB6520" w:rsidRDefault="00DB6520">
      <w:pPr>
        <w:pStyle w:val="CommentText"/>
      </w:pPr>
      <w:r>
        <w:rPr>
          <w:rStyle w:val="CommentReference"/>
        </w:rPr>
        <w:annotationRef/>
      </w:r>
      <w:r>
        <w:t>It should be agreed upon that the confidentiality obligations remain in force e.g. for a period of 5 years from the end of the project.</w:t>
      </w:r>
    </w:p>
  </w:comment>
  <w:comment w:id="11" w:author="Miikka Kärki" w:date="2011-12-23T09:41:00Z" w:initials="MK">
    <w:p w:rsidR="00DB6520" w:rsidRDefault="00DB6520">
      <w:pPr>
        <w:pStyle w:val="CommentText"/>
      </w:pPr>
      <w:r>
        <w:rPr>
          <w:rStyle w:val="CommentReference"/>
        </w:rPr>
        <w:annotationRef/>
      </w:r>
      <w:r>
        <w:t>Viekö HY projektiin luottamuksellista tietoa? Muisattehan merkitä mahdollisen HY:n luottamuksellisen tiedon luottamukselliseksi!</w:t>
      </w:r>
    </w:p>
  </w:comment>
  <w:comment w:id="12" w:author="Miikka Kärki" w:date="2011-12-23T09:41:00Z" w:initials="MK">
    <w:p w:rsidR="00DB6520" w:rsidRDefault="00DB6520">
      <w:pPr>
        <w:pStyle w:val="CommentText"/>
      </w:pPr>
      <w:r>
        <w:rPr>
          <w:rStyle w:val="CommentReference"/>
        </w:rPr>
        <w:annotationRef/>
      </w:r>
      <w:r>
        <w:t>It should be agreed upon that the confidential information of the other parties may not be published (even as part of the results).</w:t>
      </w:r>
    </w:p>
  </w:comment>
  <w:comment w:id="18" w:author="Miikka Kärki" w:date="2011-12-23T09:41:00Z" w:initials="MK">
    <w:p w:rsidR="00DB6520" w:rsidRDefault="00DB6520">
      <w:pPr>
        <w:pStyle w:val="CommentText"/>
      </w:pPr>
      <w:r>
        <w:rPr>
          <w:rStyle w:val="CommentReference"/>
        </w:rPr>
        <w:annotationRef/>
      </w:r>
      <w:r>
        <w:t>Erittäin luottamuksellisen tiedon viemistä projektiin tulee välttää, koska sopimus ei anna kunnollista suojaa luottamukselliselle tiedolle.</w:t>
      </w:r>
    </w:p>
  </w:comment>
  <w:comment w:id="23" w:author="Miikka Kärki" w:date="2011-12-23T09:41:00Z" w:initials="MK">
    <w:p w:rsidR="00DB6520" w:rsidRDefault="00DB6520">
      <w:pPr>
        <w:pStyle w:val="CommentText"/>
      </w:pPr>
      <w:r>
        <w:rPr>
          <w:rStyle w:val="CommentReference"/>
        </w:rPr>
        <w:annotationRef/>
      </w:r>
      <w:r>
        <w:t>Shouldn’t  such a decision be made by the steering group since it affects all of the parties? Who will bear obligations of such excluded party?</w:t>
      </w:r>
    </w:p>
  </w:comment>
  <w:comment w:id="22" w:author="Miikka Kärki" w:date="2011-12-23T09:41:00Z" w:initials="MK">
    <w:p w:rsidR="00DB6520" w:rsidRDefault="00DB6520">
      <w:pPr>
        <w:pStyle w:val="CommentText"/>
      </w:pPr>
      <w:r>
        <w:rPr>
          <w:rStyle w:val="CommentReference"/>
        </w:rPr>
        <w:annotationRef/>
      </w:r>
      <w:r>
        <w:t>What happens to the rights of the excluded PP? Shall it have rights to the results according to article 14? And what about rights to the results generated by such PP?</w:t>
      </w:r>
    </w:p>
  </w:comment>
  <w:comment w:id="25" w:author="Miikka Kärki" w:date="2011-12-23T09:41:00Z" w:initials="MK">
    <w:p w:rsidR="00DB6520" w:rsidRDefault="00DB6520">
      <w:pPr>
        <w:pStyle w:val="CommentText"/>
      </w:pPr>
      <w:r>
        <w:rPr>
          <w:rStyle w:val="CommentReference"/>
        </w:rPr>
        <w:annotationRef/>
      </w:r>
      <w:r>
        <w:t>Must be included: “</w:t>
      </w:r>
      <w:r w:rsidRPr="00CE69CF">
        <w:t xml:space="preserve">Nothing in this </w:t>
      </w:r>
      <w:r>
        <w:t>a</w:t>
      </w:r>
      <w:r w:rsidRPr="00CE69CF">
        <w:t xml:space="preserve">greement shall be construed as conferring rights to use in advertising, publicity or otherwise the name of the </w:t>
      </w:r>
      <w:r>
        <w:t>LP or PPs</w:t>
      </w:r>
      <w:r w:rsidRPr="00CE69CF">
        <w:t xml:space="preserve"> or any of their logos or trademarks without their prior written approval.</w:t>
      </w:r>
      <w:r>
        <w:t>“</w:t>
      </w:r>
    </w:p>
  </w:comment>
  <w:comment w:id="26" w:author="Miikka Kärki" w:date="2011-12-23T09:41:00Z" w:initials="MK">
    <w:p w:rsidR="00DB6520" w:rsidRDefault="00DB6520">
      <w:pPr>
        <w:pStyle w:val="CommentText"/>
      </w:pPr>
      <w:r>
        <w:rPr>
          <w:rStyle w:val="CommentReference"/>
        </w:rPr>
        <w:annotationRef/>
      </w:r>
      <w:r>
        <w:t>Is there no need to agree upon background information? If background information of the parties shall be used in the project, at least the following should be agreed upon:</w:t>
      </w:r>
    </w:p>
    <w:p w:rsidR="00DB6520" w:rsidRDefault="00DB6520">
      <w:pPr>
        <w:pStyle w:val="CommentText"/>
      </w:pPr>
      <w:r>
        <w:t>-definition of background information, i.e. what information constitutus as background information</w:t>
      </w:r>
    </w:p>
    <w:p w:rsidR="00DB6520" w:rsidRDefault="00DB6520">
      <w:pPr>
        <w:pStyle w:val="CommentText"/>
      </w:pPr>
      <w:r>
        <w:t>-no rights to other parties background information shall be granted under this agreement;</w:t>
      </w:r>
    </w:p>
    <w:p w:rsidR="00DB6520" w:rsidRDefault="00DB6520">
      <w:pPr>
        <w:pStyle w:val="CommentText"/>
      </w:pPr>
      <w:r>
        <w:t>-background of the other parties may not be published without the consent of the owing party.</w:t>
      </w:r>
    </w:p>
  </w:comment>
  <w:comment w:id="27" w:author="Miikka Kärki" w:date="2011-12-23T09:41:00Z" w:initials="MK">
    <w:p w:rsidR="00DB6520" w:rsidRDefault="00DB6520">
      <w:pPr>
        <w:pStyle w:val="CommentText"/>
      </w:pPr>
      <w:r>
        <w:rPr>
          <w:rStyle w:val="CommentReference"/>
        </w:rPr>
        <w:annotationRef/>
      </w:r>
      <w:r>
        <w:t>What means “</w:t>
      </w:r>
      <w:r w:rsidRPr="00CE69CF">
        <w:rPr>
          <w:lang w:val="en-GB"/>
        </w:rPr>
        <w:t>Consequently</w:t>
      </w:r>
      <w:r w:rsidRPr="00CE69CF">
        <w:t>, the LP safeguards that each project participant shall grant a simple, non-exclusive right of use of any produced work to all other project participants.</w:t>
      </w:r>
      <w:r>
        <w:t>“?</w:t>
      </w:r>
    </w:p>
    <w:p w:rsidR="00DB6520" w:rsidRDefault="00DB6520">
      <w:pPr>
        <w:pStyle w:val="CommentText"/>
      </w:pPr>
    </w:p>
    <w:p w:rsidR="00DB6520" w:rsidRDefault="00DB6520">
      <w:pPr>
        <w:pStyle w:val="CommentText"/>
      </w:pPr>
      <w:r>
        <w:t>Does this allow the othe PPs to use the results for any purpose i.e. also commercially?</w:t>
      </w:r>
    </w:p>
  </w:comment>
  <w:comment w:id="28" w:author="Miikka Kärki" w:date="2011-12-23T09:41:00Z" w:initials="MK">
    <w:p w:rsidR="00DB6520" w:rsidRDefault="00DB6520">
      <w:pPr>
        <w:pStyle w:val="CommentText"/>
      </w:pPr>
      <w:r w:rsidRPr="00BD5A7B">
        <w:rPr>
          <w:rStyle w:val="CommentReference"/>
          <w:lang w:val="en-GB"/>
        </w:rPr>
        <w:annotationRef/>
      </w:r>
      <w:r w:rsidRPr="00BD5A7B">
        <w:rPr>
          <w:lang w:val="en-GB"/>
        </w:rPr>
        <w:t>The terms of the protection of the outputs of the project should be agreed upon</w:t>
      </w:r>
      <w:r>
        <w:rPr>
          <w:lang w:val="en-GB"/>
        </w:rPr>
        <w:t>, i.e. who shall decide on the protection, who shall bear the expenses of the protection and defense, and what happens if some of the joint owing parties is not willing to bear the expenses.</w:t>
      </w:r>
    </w:p>
  </w:comment>
  <w:comment w:id="29" w:author="Miikka Kärki" w:date="2011-12-23T09:41:00Z" w:initials="MK">
    <w:p w:rsidR="00DB6520" w:rsidRDefault="00DB6520">
      <w:pPr>
        <w:pStyle w:val="CommentText"/>
      </w:pPr>
      <w:r>
        <w:rPr>
          <w:rStyle w:val="CommentReference"/>
        </w:rPr>
        <w:annotationRef/>
      </w:r>
      <w:r>
        <w:t>Shall the PPs have equal rights to publish the results?</w:t>
      </w:r>
    </w:p>
  </w:comment>
  <w:comment w:id="30" w:author="Miikka Kärki" w:date="2011-12-23T09:41:00Z" w:initials="MK">
    <w:p w:rsidR="00DB6520" w:rsidRDefault="00DB6520">
      <w:pPr>
        <w:pStyle w:val="CommentText"/>
      </w:pPr>
      <w:r>
        <w:rPr>
          <w:rStyle w:val="CommentReference"/>
        </w:rPr>
        <w:annotationRef/>
      </w:r>
      <w:r>
        <w:t>Which national law shall be applied to the agreement?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6520" w:rsidRDefault="00DB6520">
      <w:r>
        <w:separator/>
      </w:r>
    </w:p>
  </w:endnote>
  <w:endnote w:type="continuationSeparator" w:id="0">
    <w:p w:rsidR="00DB6520" w:rsidRDefault="00DB652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rocoli">
    <w:altName w:val="Courier New"/>
    <w:panose1 w:val="00000000000000000000"/>
    <w:charset w:val="59"/>
    <w:family w:val="auto"/>
    <w:notTrueType/>
    <w:pitch w:val="variable"/>
    <w:sig w:usb0="00000001" w:usb1="00000000" w:usb2="00000000" w:usb3="00000000" w:csb0="00000000" w:csb1="00000000"/>
  </w:font>
  <w:font w:name="HelveticaNeue-Roman">
    <w:altName w:val="55 Helvetica Roman"/>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Batang">
    <w:altName w:val="©öUAA"/>
    <w:panose1 w:val="02030600000101010101"/>
    <w:charset w:val="81"/>
    <w:family w:val="auto"/>
    <w:notTrueType/>
    <w:pitch w:val="fixed"/>
    <w:sig w:usb0="00000001" w:usb1="09060000" w:usb2="00000010" w:usb3="00000000" w:csb0="00080000" w:csb1="00000000"/>
  </w:font>
  <w:font w:name="TTE2D7A140t00">
    <w:panose1 w:val="00000000000000000000"/>
    <w:charset w:val="00"/>
    <w:family w:val="auto"/>
    <w:notTrueType/>
    <w:pitch w:val="default"/>
    <w:sig w:usb0="00000003" w:usb1="00000000" w:usb2="00000000" w:usb3="00000000" w:csb0="00000001" w:csb1="00000000"/>
  </w:font>
  <w:font w:name="Arial Narrow">
    <w:panose1 w:val="020B0506020202030204"/>
    <w:charset w:val="00"/>
    <w:family w:val="swiss"/>
    <w:pitch w:val="variable"/>
    <w:sig w:usb0="00000287" w:usb1="00000800" w:usb2="00000000" w:usb3="00000000" w:csb0="0000009F" w:csb1="00000000"/>
  </w:font>
  <w:font w:name="@Arial Unicode MS">
    <w:panose1 w:val="00000000000000000000"/>
    <w:charset w:val="80"/>
    <w:family w:val="swiss"/>
    <w:notTrueType/>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6520" w:rsidRPr="0054611B" w:rsidRDefault="00DB6520" w:rsidP="0054611B">
    <w:pPr>
      <w:pStyle w:val="Footer"/>
      <w:tabs>
        <w:tab w:val="clear" w:pos="9072"/>
        <w:tab w:val="right" w:pos="9356"/>
      </w:tabs>
      <w:rPr>
        <w:rFonts w:ascii="Arial" w:hAnsi="Arial" w:cs="Arial"/>
        <w:sz w:val="18"/>
        <w:szCs w:val="18"/>
      </w:rPr>
    </w:pPr>
    <w:r w:rsidRPr="0054611B">
      <w:rPr>
        <w:rStyle w:val="PageNumber"/>
        <w:rFonts w:ascii="Arial" w:hAnsi="Arial" w:cs="Arial"/>
        <w:sz w:val="18"/>
        <w:szCs w:val="18"/>
      </w:rPr>
      <w:tab/>
    </w:r>
    <w:r w:rsidRPr="00E4071C">
      <w:rPr>
        <w:rFonts w:ascii="Arial" w:hAnsi="Arial" w:cs="Arial"/>
        <w:sz w:val="18"/>
        <w:szCs w:val="18"/>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6520" w:rsidRDefault="00DB6520" w:rsidP="0054611B">
    <w:pPr>
      <w:pStyle w:val="Footer"/>
      <w:tabs>
        <w:tab w:val="clear" w:pos="4536"/>
        <w:tab w:val="clear" w:pos="9072"/>
        <w:tab w:val="left" w:pos="439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6520" w:rsidRDefault="00DB6520">
      <w:r>
        <w:separator/>
      </w:r>
    </w:p>
  </w:footnote>
  <w:footnote w:type="continuationSeparator" w:id="0">
    <w:p w:rsidR="00DB6520" w:rsidRDefault="00DB6520">
      <w:r>
        <w:continuationSeparator/>
      </w:r>
    </w:p>
  </w:footnote>
  <w:footnote w:id="1">
    <w:p w:rsidR="00DB6520" w:rsidRDefault="00DB6520" w:rsidP="00403040">
      <w:pPr>
        <w:pStyle w:val="FootnoteText"/>
        <w:jc w:val="both"/>
      </w:pPr>
      <w:r w:rsidRPr="00BA6D25">
        <w:rPr>
          <w:rStyle w:val="FootnoteReference"/>
          <w:rFonts w:ascii="Garamond" w:hAnsi="Garamond"/>
          <w:b/>
        </w:rPr>
        <w:footnoteRef/>
      </w:r>
      <w:r w:rsidRPr="00BA6D25">
        <w:rPr>
          <w:rFonts w:ascii="Garamond" w:hAnsi="Garamond"/>
          <w:b/>
        </w:rPr>
        <w:t xml:space="preserve"> This document serves as an example only. It must be negotiated between partners and tailored to the partnership's individual needs. There is no guarantee and no liability for completeness, correctness, up-to-dateness and full compatibility</w:t>
      </w:r>
      <w:r w:rsidRPr="00FE3E66">
        <w:rPr>
          <w:rFonts w:ascii="Garamond" w:hAnsi="Garamond"/>
        </w:rPr>
        <w:t xml:space="preserve"> </w:t>
      </w:r>
      <w:r w:rsidRPr="00BA6D25">
        <w:rPr>
          <w:rFonts w:ascii="Garamond" w:hAnsi="Garamond"/>
          <w:b/>
        </w:rPr>
        <w:t>with EU and national law.</w:t>
      </w:r>
      <w:r>
        <w:rPr>
          <w:rFonts w:ascii="Garamond" w:hAnsi="Garamond"/>
          <w:b/>
        </w:rPr>
        <w:t xml:space="preserve"> The MA, CA, AA or JTS are not parties to this agreement and bear no legal responsibilities on the basis of this contract towards LP/PPs or third parties.</w:t>
      </w:r>
    </w:p>
  </w:footnote>
  <w:footnote w:id="2">
    <w:p w:rsidR="00DB6520" w:rsidRDefault="00DB6520">
      <w:pPr>
        <w:pStyle w:val="FootnoteText"/>
      </w:pPr>
      <w:r w:rsidRPr="00FD09C0">
        <w:rPr>
          <w:rStyle w:val="FootnoteReference"/>
          <w:rFonts w:ascii="Garamond" w:hAnsi="Garamond"/>
        </w:rPr>
        <w:footnoteRef/>
      </w:r>
      <w:r w:rsidRPr="00FD09C0">
        <w:rPr>
          <w:rFonts w:ascii="Garamond" w:hAnsi="Garamond"/>
        </w:rPr>
        <w:t xml:space="preserve"> The Work Plan clearly documents the responsibilities of the LP/PP in the implementation</w:t>
      </w:r>
    </w:p>
  </w:footnote>
  <w:footnote w:id="3">
    <w:p w:rsidR="00DB6520" w:rsidRDefault="00DB6520">
      <w:pPr>
        <w:pStyle w:val="FootnoteText"/>
      </w:pPr>
      <w:r w:rsidRPr="00FD09C0">
        <w:rPr>
          <w:rStyle w:val="FootnoteReference"/>
          <w:rFonts w:ascii="Garamond" w:hAnsi="Garamond"/>
        </w:rPr>
        <w:footnoteRef/>
      </w:r>
      <w:r w:rsidRPr="00FD09C0">
        <w:rPr>
          <w:rFonts w:ascii="Garamond" w:hAnsi="Garamond"/>
        </w:rPr>
        <w:t xml:space="preserve"> Payment forecast is prepared by the LP/PPs to meet the financial requirements and implementation schedule set out in the approved AF. The payment forecast is indicative.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6520" w:rsidRDefault="00DB6520">
    <w:pPr>
      <w:pStyle w:val="Header"/>
      <w:pBdr>
        <w:bottom w:val="single" w:sz="4" w:space="1" w:color="D9D9D9"/>
      </w:pBdr>
      <w:jc w:val="right"/>
      <w:rPr>
        <w:color w:val="7F7F7F"/>
        <w:spacing w:val="60"/>
      </w:rPr>
    </w:pPr>
  </w:p>
  <w:p w:rsidR="00DB6520" w:rsidRDefault="00DB6520">
    <w:pPr>
      <w:pStyle w:val="Header"/>
      <w:pBdr>
        <w:bottom w:val="single" w:sz="4" w:space="1" w:color="D9D9D9"/>
      </w:pBdr>
      <w:jc w:val="right"/>
      <w:rPr>
        <w:color w:val="7F7F7F"/>
        <w:spacing w:val="60"/>
      </w:rPr>
    </w:pPr>
  </w:p>
  <w:p w:rsidR="00DB6520" w:rsidRDefault="00DB6520">
    <w:pPr>
      <w:pStyle w:val="Header"/>
      <w:pBdr>
        <w:bottom w:val="single" w:sz="4" w:space="1" w:color="D9D9D9"/>
      </w:pBdr>
      <w:jc w:val="right"/>
      <w:rPr>
        <w:color w:val="7F7F7F"/>
        <w:spacing w:val="60"/>
      </w:rPr>
    </w:pPr>
  </w:p>
  <w:p w:rsidR="00DB6520" w:rsidRDefault="00DB6520">
    <w:pPr>
      <w:pStyle w:val="Header"/>
      <w:pBdr>
        <w:bottom w:val="single" w:sz="4" w:space="1" w:color="D9D9D9"/>
      </w:pBdr>
      <w:jc w:val="right"/>
      <w:rPr>
        <w:b/>
      </w:rPr>
    </w:pPr>
    <w:r>
      <w:rPr>
        <w:color w:val="7F7F7F"/>
        <w:spacing w:val="60"/>
      </w:rPr>
      <w:t>Page</w:t>
    </w:r>
    <w:r>
      <w:t xml:space="preserve"> | </w:t>
    </w:r>
    <w:fldSimple w:instr=" PAGE   \* MERGEFORMAT ">
      <w:r w:rsidRPr="00DC38C7">
        <w:rPr>
          <w:b/>
          <w:noProof/>
        </w:rPr>
        <w:t>12</w:t>
      </w:r>
    </w:fldSimple>
  </w:p>
  <w:p w:rsidR="00DB6520" w:rsidRDefault="00DB6520" w:rsidP="002B27B1">
    <w:pPr>
      <w:pStyle w:val="Header"/>
      <w:ind w:right="134" w:firstLine="709"/>
    </w:pPr>
    <w:r>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530729" o:spid="_x0000_s2049" type="#_x0000_t136" style="position:absolute;left:0;text-align:left;margin-left:0;margin-top:0;width:372.75pt;height:90pt;rotation:315;z-index:-251656192;mso-position-horizontal:center;mso-position-horizontal-relative:margin;mso-position-vertical:center;mso-position-vertical-relative:margin" o:allowincell="f" fillcolor="#d8d8d8" stroked="f">
          <v:fill opacity=".5"/>
          <v:textpath style="font-family:&quot;Garamond&quot;;font-size:80pt" string="EXAMPL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6520" w:rsidRDefault="00DB6520" w:rsidP="00D83B06">
    <w:pPr>
      <w:pStyle w:val="Header"/>
      <w:ind w:left="-15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22754"/>
    <w:multiLevelType w:val="hybridMultilevel"/>
    <w:tmpl w:val="E2546636"/>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
    <w:nsid w:val="0CB950DB"/>
    <w:multiLevelType w:val="multilevel"/>
    <w:tmpl w:val="126881E6"/>
    <w:lvl w:ilvl="0">
      <w:start w:val="1"/>
      <w:numFmt w:val="lowerLetter"/>
      <w:lvlText w:val="%1)"/>
      <w:lvlJc w:val="left"/>
      <w:pPr>
        <w:tabs>
          <w:tab w:val="num" w:pos="720"/>
        </w:tabs>
        <w:ind w:left="72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lef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lowerLetter"/>
      <w:lvlText w:val="(%5)"/>
      <w:lvlJc w:val="left"/>
      <w:pPr>
        <w:tabs>
          <w:tab w:val="num" w:pos="2160"/>
        </w:tabs>
        <w:ind w:left="2160" w:hanging="360"/>
      </w:pPr>
      <w:rPr>
        <w:rFonts w:cs="Times New Roman" w:hint="default"/>
      </w:rPr>
    </w:lvl>
    <w:lvl w:ilvl="5">
      <w:start w:val="1"/>
      <w:numFmt w:val="lowerRoman"/>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left"/>
      <w:pPr>
        <w:tabs>
          <w:tab w:val="num" w:pos="3600"/>
        </w:tabs>
        <w:ind w:left="3600" w:hanging="360"/>
      </w:pPr>
      <w:rPr>
        <w:rFonts w:cs="Times New Roman" w:hint="default"/>
      </w:rPr>
    </w:lvl>
  </w:abstractNum>
  <w:abstractNum w:abstractNumId="2">
    <w:nsid w:val="0CF7027C"/>
    <w:multiLevelType w:val="singleLevel"/>
    <w:tmpl w:val="0407000F"/>
    <w:lvl w:ilvl="0">
      <w:start w:val="1"/>
      <w:numFmt w:val="decimal"/>
      <w:lvlText w:val="%1."/>
      <w:lvlJc w:val="left"/>
      <w:pPr>
        <w:tabs>
          <w:tab w:val="num" w:pos="360"/>
        </w:tabs>
        <w:ind w:left="360" w:hanging="360"/>
      </w:pPr>
      <w:rPr>
        <w:rFonts w:cs="Times New Roman"/>
      </w:rPr>
    </w:lvl>
  </w:abstractNum>
  <w:abstractNum w:abstractNumId="3">
    <w:nsid w:val="0D470B39"/>
    <w:multiLevelType w:val="hybridMultilevel"/>
    <w:tmpl w:val="8368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976E4"/>
    <w:multiLevelType w:val="singleLevel"/>
    <w:tmpl w:val="0407000F"/>
    <w:lvl w:ilvl="0">
      <w:start w:val="1"/>
      <w:numFmt w:val="decimal"/>
      <w:lvlText w:val="%1."/>
      <w:lvlJc w:val="left"/>
      <w:pPr>
        <w:tabs>
          <w:tab w:val="num" w:pos="360"/>
        </w:tabs>
        <w:ind w:left="360" w:hanging="360"/>
      </w:pPr>
      <w:rPr>
        <w:rFonts w:cs="Times New Roman"/>
      </w:rPr>
    </w:lvl>
  </w:abstractNum>
  <w:abstractNum w:abstractNumId="5">
    <w:nsid w:val="123E148B"/>
    <w:multiLevelType w:val="hybridMultilevel"/>
    <w:tmpl w:val="AE9C27A2"/>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6">
    <w:nsid w:val="12516A5A"/>
    <w:multiLevelType w:val="hybridMultilevel"/>
    <w:tmpl w:val="9B28F5D2"/>
    <w:lvl w:ilvl="0" w:tplc="0407000F">
      <w:start w:val="1"/>
      <w:numFmt w:val="decimal"/>
      <w:lvlText w:val="%1."/>
      <w:lvlJc w:val="left"/>
      <w:pPr>
        <w:tabs>
          <w:tab w:val="num" w:pos="360"/>
        </w:tabs>
        <w:ind w:left="36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7">
    <w:nsid w:val="15AA41A4"/>
    <w:multiLevelType w:val="singleLevel"/>
    <w:tmpl w:val="0407000F"/>
    <w:lvl w:ilvl="0">
      <w:start w:val="1"/>
      <w:numFmt w:val="decimal"/>
      <w:lvlText w:val="%1."/>
      <w:lvlJc w:val="left"/>
      <w:pPr>
        <w:tabs>
          <w:tab w:val="num" w:pos="360"/>
        </w:tabs>
        <w:ind w:left="360" w:hanging="360"/>
      </w:pPr>
      <w:rPr>
        <w:rFonts w:cs="Times New Roman"/>
      </w:rPr>
    </w:lvl>
  </w:abstractNum>
  <w:abstractNum w:abstractNumId="8">
    <w:nsid w:val="1AB13F6E"/>
    <w:multiLevelType w:val="hybridMultilevel"/>
    <w:tmpl w:val="1F521032"/>
    <w:lvl w:ilvl="0" w:tplc="AD228508">
      <w:start w:val="1"/>
      <w:numFmt w:val="bullet"/>
      <w:pStyle w:val="--"/>
      <w:lvlText w:val="-"/>
      <w:lvlJc w:val="left"/>
      <w:pPr>
        <w:tabs>
          <w:tab w:val="num" w:pos="-351"/>
        </w:tabs>
        <w:ind w:left="-351" w:hanging="360"/>
      </w:pPr>
      <w:rPr>
        <w:sz w:val="16"/>
      </w:rPr>
    </w:lvl>
    <w:lvl w:ilvl="1" w:tplc="04090003" w:tentative="1">
      <w:start w:val="1"/>
      <w:numFmt w:val="bullet"/>
      <w:lvlText w:val="o"/>
      <w:lvlJc w:val="left"/>
      <w:pPr>
        <w:tabs>
          <w:tab w:val="num" w:pos="369"/>
        </w:tabs>
        <w:ind w:left="369" w:hanging="360"/>
      </w:pPr>
      <w:rPr>
        <w:rFonts w:ascii="Courier New" w:hAnsi="Courier New" w:hint="default"/>
      </w:rPr>
    </w:lvl>
    <w:lvl w:ilvl="2" w:tplc="04090005" w:tentative="1">
      <w:start w:val="1"/>
      <w:numFmt w:val="bullet"/>
      <w:lvlText w:val=""/>
      <w:lvlJc w:val="left"/>
      <w:pPr>
        <w:tabs>
          <w:tab w:val="num" w:pos="1089"/>
        </w:tabs>
        <w:ind w:left="1089" w:hanging="360"/>
      </w:pPr>
      <w:rPr>
        <w:rFonts w:ascii="Wingdings" w:hAnsi="Wingdings" w:hint="default"/>
      </w:rPr>
    </w:lvl>
    <w:lvl w:ilvl="3" w:tplc="04090001" w:tentative="1">
      <w:start w:val="1"/>
      <w:numFmt w:val="bullet"/>
      <w:lvlText w:val=""/>
      <w:lvlJc w:val="left"/>
      <w:pPr>
        <w:tabs>
          <w:tab w:val="num" w:pos="1809"/>
        </w:tabs>
        <w:ind w:left="1809" w:hanging="360"/>
      </w:pPr>
      <w:rPr>
        <w:rFonts w:ascii="Symbol" w:hAnsi="Symbol" w:hint="default"/>
      </w:rPr>
    </w:lvl>
    <w:lvl w:ilvl="4" w:tplc="04090003" w:tentative="1">
      <w:start w:val="1"/>
      <w:numFmt w:val="bullet"/>
      <w:lvlText w:val="o"/>
      <w:lvlJc w:val="left"/>
      <w:pPr>
        <w:tabs>
          <w:tab w:val="num" w:pos="2529"/>
        </w:tabs>
        <w:ind w:left="2529" w:hanging="360"/>
      </w:pPr>
      <w:rPr>
        <w:rFonts w:ascii="Courier New" w:hAnsi="Courier New" w:hint="default"/>
      </w:rPr>
    </w:lvl>
    <w:lvl w:ilvl="5" w:tplc="04090005" w:tentative="1">
      <w:start w:val="1"/>
      <w:numFmt w:val="bullet"/>
      <w:lvlText w:val=""/>
      <w:lvlJc w:val="left"/>
      <w:pPr>
        <w:tabs>
          <w:tab w:val="num" w:pos="3249"/>
        </w:tabs>
        <w:ind w:left="3249" w:hanging="360"/>
      </w:pPr>
      <w:rPr>
        <w:rFonts w:ascii="Wingdings" w:hAnsi="Wingdings" w:hint="default"/>
      </w:rPr>
    </w:lvl>
    <w:lvl w:ilvl="6" w:tplc="04090001" w:tentative="1">
      <w:start w:val="1"/>
      <w:numFmt w:val="bullet"/>
      <w:lvlText w:val=""/>
      <w:lvlJc w:val="left"/>
      <w:pPr>
        <w:tabs>
          <w:tab w:val="num" w:pos="3969"/>
        </w:tabs>
        <w:ind w:left="3969" w:hanging="360"/>
      </w:pPr>
      <w:rPr>
        <w:rFonts w:ascii="Symbol" w:hAnsi="Symbol" w:hint="default"/>
      </w:rPr>
    </w:lvl>
    <w:lvl w:ilvl="7" w:tplc="04090003" w:tentative="1">
      <w:start w:val="1"/>
      <w:numFmt w:val="bullet"/>
      <w:lvlText w:val="o"/>
      <w:lvlJc w:val="left"/>
      <w:pPr>
        <w:tabs>
          <w:tab w:val="num" w:pos="4689"/>
        </w:tabs>
        <w:ind w:left="4689" w:hanging="360"/>
      </w:pPr>
      <w:rPr>
        <w:rFonts w:ascii="Courier New" w:hAnsi="Courier New" w:hint="default"/>
      </w:rPr>
    </w:lvl>
    <w:lvl w:ilvl="8" w:tplc="04090005" w:tentative="1">
      <w:start w:val="1"/>
      <w:numFmt w:val="bullet"/>
      <w:lvlText w:val=""/>
      <w:lvlJc w:val="left"/>
      <w:pPr>
        <w:tabs>
          <w:tab w:val="num" w:pos="5409"/>
        </w:tabs>
        <w:ind w:left="5409" w:hanging="360"/>
      </w:pPr>
      <w:rPr>
        <w:rFonts w:ascii="Wingdings" w:hAnsi="Wingdings" w:hint="default"/>
      </w:rPr>
    </w:lvl>
  </w:abstractNum>
  <w:abstractNum w:abstractNumId="9">
    <w:nsid w:val="23E2511F"/>
    <w:multiLevelType w:val="singleLevel"/>
    <w:tmpl w:val="0407000F"/>
    <w:lvl w:ilvl="0">
      <w:start w:val="1"/>
      <w:numFmt w:val="decimal"/>
      <w:lvlText w:val="%1."/>
      <w:lvlJc w:val="left"/>
      <w:pPr>
        <w:tabs>
          <w:tab w:val="num" w:pos="360"/>
        </w:tabs>
        <w:ind w:left="360" w:hanging="360"/>
      </w:pPr>
      <w:rPr>
        <w:rFonts w:cs="Times New Roman"/>
      </w:rPr>
    </w:lvl>
  </w:abstractNum>
  <w:abstractNum w:abstractNumId="10">
    <w:nsid w:val="269D1A80"/>
    <w:multiLevelType w:val="hybridMultilevel"/>
    <w:tmpl w:val="D012C5AE"/>
    <w:lvl w:ilvl="0" w:tplc="AD8EC2BC">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1">
    <w:nsid w:val="333A6E17"/>
    <w:multiLevelType w:val="hybridMultilevel"/>
    <w:tmpl w:val="8E10659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nsid w:val="3DC85739"/>
    <w:multiLevelType w:val="hybridMultilevel"/>
    <w:tmpl w:val="F55A0654"/>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3">
    <w:nsid w:val="3E4949E3"/>
    <w:multiLevelType w:val="hybridMultilevel"/>
    <w:tmpl w:val="9F86560C"/>
    <w:lvl w:ilvl="0" w:tplc="A36E4A76">
      <w:start w:val="1"/>
      <w:numFmt w:val="decimal"/>
      <w:lvlText w:val="%1."/>
      <w:lvlJc w:val="left"/>
      <w:pPr>
        <w:tabs>
          <w:tab w:val="num" w:pos="360"/>
        </w:tabs>
        <w:ind w:left="360" w:hanging="360"/>
      </w:pPr>
      <w:rPr>
        <w:rFonts w:cs="Times New Roman"/>
        <w:i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nsid w:val="402B032D"/>
    <w:multiLevelType w:val="hybridMultilevel"/>
    <w:tmpl w:val="B71ADDAA"/>
    <w:lvl w:ilvl="0" w:tplc="3F805DB8">
      <w:start w:val="1"/>
      <w:numFmt w:val="decimal"/>
      <w:lvlText w:val="%1."/>
      <w:lvlJc w:val="left"/>
      <w:pPr>
        <w:tabs>
          <w:tab w:val="num" w:pos="360"/>
        </w:tabs>
        <w:ind w:left="360" w:hanging="360"/>
      </w:pPr>
      <w:rPr>
        <w:rFonts w:cs="Times New Roman"/>
        <w:b w:val="0"/>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5">
    <w:nsid w:val="48425DC4"/>
    <w:multiLevelType w:val="hybridMultilevel"/>
    <w:tmpl w:val="9F86560C"/>
    <w:lvl w:ilvl="0" w:tplc="A36E4A76">
      <w:start w:val="1"/>
      <w:numFmt w:val="decimal"/>
      <w:lvlText w:val="%1."/>
      <w:lvlJc w:val="left"/>
      <w:pPr>
        <w:tabs>
          <w:tab w:val="num" w:pos="1068"/>
        </w:tabs>
        <w:ind w:left="1068" w:hanging="360"/>
      </w:pPr>
      <w:rPr>
        <w:rFonts w:cs="Times New Roman"/>
        <w:i w:val="0"/>
      </w:rPr>
    </w:lvl>
    <w:lvl w:ilvl="1" w:tplc="040C0019" w:tentative="1">
      <w:start w:val="1"/>
      <w:numFmt w:val="lowerLetter"/>
      <w:lvlText w:val="%2."/>
      <w:lvlJc w:val="left"/>
      <w:pPr>
        <w:tabs>
          <w:tab w:val="num" w:pos="2148"/>
        </w:tabs>
        <w:ind w:left="2148" w:hanging="360"/>
      </w:pPr>
      <w:rPr>
        <w:rFonts w:cs="Times New Roman"/>
      </w:rPr>
    </w:lvl>
    <w:lvl w:ilvl="2" w:tplc="040C001B" w:tentative="1">
      <w:start w:val="1"/>
      <w:numFmt w:val="lowerRoman"/>
      <w:lvlText w:val="%3."/>
      <w:lvlJc w:val="right"/>
      <w:pPr>
        <w:tabs>
          <w:tab w:val="num" w:pos="2868"/>
        </w:tabs>
        <w:ind w:left="2868" w:hanging="180"/>
      </w:pPr>
      <w:rPr>
        <w:rFonts w:cs="Times New Roman"/>
      </w:rPr>
    </w:lvl>
    <w:lvl w:ilvl="3" w:tplc="040C000F" w:tentative="1">
      <w:start w:val="1"/>
      <w:numFmt w:val="decimal"/>
      <w:lvlText w:val="%4."/>
      <w:lvlJc w:val="left"/>
      <w:pPr>
        <w:tabs>
          <w:tab w:val="num" w:pos="3588"/>
        </w:tabs>
        <w:ind w:left="3588" w:hanging="360"/>
      </w:pPr>
      <w:rPr>
        <w:rFonts w:cs="Times New Roman"/>
      </w:rPr>
    </w:lvl>
    <w:lvl w:ilvl="4" w:tplc="040C0019" w:tentative="1">
      <w:start w:val="1"/>
      <w:numFmt w:val="lowerLetter"/>
      <w:lvlText w:val="%5."/>
      <w:lvlJc w:val="left"/>
      <w:pPr>
        <w:tabs>
          <w:tab w:val="num" w:pos="4308"/>
        </w:tabs>
        <w:ind w:left="4308" w:hanging="360"/>
      </w:pPr>
      <w:rPr>
        <w:rFonts w:cs="Times New Roman"/>
      </w:rPr>
    </w:lvl>
    <w:lvl w:ilvl="5" w:tplc="040C001B" w:tentative="1">
      <w:start w:val="1"/>
      <w:numFmt w:val="lowerRoman"/>
      <w:lvlText w:val="%6."/>
      <w:lvlJc w:val="right"/>
      <w:pPr>
        <w:tabs>
          <w:tab w:val="num" w:pos="5028"/>
        </w:tabs>
        <w:ind w:left="5028" w:hanging="180"/>
      </w:pPr>
      <w:rPr>
        <w:rFonts w:cs="Times New Roman"/>
      </w:rPr>
    </w:lvl>
    <w:lvl w:ilvl="6" w:tplc="040C000F" w:tentative="1">
      <w:start w:val="1"/>
      <w:numFmt w:val="decimal"/>
      <w:lvlText w:val="%7."/>
      <w:lvlJc w:val="left"/>
      <w:pPr>
        <w:tabs>
          <w:tab w:val="num" w:pos="5748"/>
        </w:tabs>
        <w:ind w:left="5748" w:hanging="360"/>
      </w:pPr>
      <w:rPr>
        <w:rFonts w:cs="Times New Roman"/>
      </w:rPr>
    </w:lvl>
    <w:lvl w:ilvl="7" w:tplc="040C0019" w:tentative="1">
      <w:start w:val="1"/>
      <w:numFmt w:val="lowerLetter"/>
      <w:lvlText w:val="%8."/>
      <w:lvlJc w:val="left"/>
      <w:pPr>
        <w:tabs>
          <w:tab w:val="num" w:pos="6468"/>
        </w:tabs>
        <w:ind w:left="6468" w:hanging="360"/>
      </w:pPr>
      <w:rPr>
        <w:rFonts w:cs="Times New Roman"/>
      </w:rPr>
    </w:lvl>
    <w:lvl w:ilvl="8" w:tplc="040C001B" w:tentative="1">
      <w:start w:val="1"/>
      <w:numFmt w:val="lowerRoman"/>
      <w:lvlText w:val="%9."/>
      <w:lvlJc w:val="right"/>
      <w:pPr>
        <w:tabs>
          <w:tab w:val="num" w:pos="7188"/>
        </w:tabs>
        <w:ind w:left="7188" w:hanging="180"/>
      </w:pPr>
      <w:rPr>
        <w:rFonts w:cs="Times New Roman"/>
      </w:rPr>
    </w:lvl>
  </w:abstractNum>
  <w:abstractNum w:abstractNumId="16">
    <w:nsid w:val="4BCA5794"/>
    <w:multiLevelType w:val="hybridMultilevel"/>
    <w:tmpl w:val="0B22597A"/>
    <w:lvl w:ilvl="0" w:tplc="8A94CA44">
      <w:numFmt w:val="bullet"/>
      <w:lvlText w:val="-"/>
      <w:lvlJc w:val="left"/>
      <w:pPr>
        <w:ind w:left="720" w:hanging="360"/>
      </w:pPr>
      <w:rPr>
        <w:rFonts w:ascii="Garamond" w:eastAsia="Times New Roman" w:hAnsi="Garamond" w:hint="default"/>
        <w:color w:val="FF0000"/>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29019C7"/>
    <w:multiLevelType w:val="singleLevel"/>
    <w:tmpl w:val="0407000F"/>
    <w:lvl w:ilvl="0">
      <w:start w:val="1"/>
      <w:numFmt w:val="decimal"/>
      <w:lvlText w:val="%1."/>
      <w:lvlJc w:val="left"/>
      <w:pPr>
        <w:tabs>
          <w:tab w:val="num" w:pos="360"/>
        </w:tabs>
        <w:ind w:left="360" w:hanging="360"/>
      </w:pPr>
      <w:rPr>
        <w:rFonts w:cs="Times New Roman"/>
      </w:rPr>
    </w:lvl>
  </w:abstractNum>
  <w:abstractNum w:abstractNumId="18">
    <w:nsid w:val="53DD1A35"/>
    <w:multiLevelType w:val="hybridMultilevel"/>
    <w:tmpl w:val="9A344E3E"/>
    <w:lvl w:ilvl="0" w:tplc="D2C0AE0C">
      <w:start w:val="4"/>
      <w:numFmt w:val="decimal"/>
      <w:lvlText w:val="%1."/>
      <w:lvlJc w:val="left"/>
      <w:pPr>
        <w:tabs>
          <w:tab w:val="num" w:pos="1494"/>
        </w:tabs>
        <w:ind w:left="1494" w:hanging="360"/>
      </w:pPr>
      <w:rPr>
        <w:rFonts w:cs="Times New Roman" w:hint="default"/>
        <w:b w:val="0"/>
      </w:rPr>
    </w:lvl>
    <w:lvl w:ilvl="1" w:tplc="04090019" w:tentative="1">
      <w:start w:val="1"/>
      <w:numFmt w:val="lowerLetter"/>
      <w:lvlText w:val="%2."/>
      <w:lvlJc w:val="left"/>
      <w:pPr>
        <w:tabs>
          <w:tab w:val="num" w:pos="2214"/>
        </w:tabs>
        <w:ind w:left="2214" w:hanging="360"/>
      </w:pPr>
      <w:rPr>
        <w:rFonts w:cs="Times New Roman"/>
      </w:rPr>
    </w:lvl>
    <w:lvl w:ilvl="2" w:tplc="0409001B" w:tentative="1">
      <w:start w:val="1"/>
      <w:numFmt w:val="lowerRoman"/>
      <w:lvlText w:val="%3."/>
      <w:lvlJc w:val="right"/>
      <w:pPr>
        <w:tabs>
          <w:tab w:val="num" w:pos="2934"/>
        </w:tabs>
        <w:ind w:left="2934" w:hanging="180"/>
      </w:pPr>
      <w:rPr>
        <w:rFonts w:cs="Times New Roman"/>
      </w:rPr>
    </w:lvl>
    <w:lvl w:ilvl="3" w:tplc="0409000F" w:tentative="1">
      <w:start w:val="1"/>
      <w:numFmt w:val="decimal"/>
      <w:lvlText w:val="%4."/>
      <w:lvlJc w:val="left"/>
      <w:pPr>
        <w:tabs>
          <w:tab w:val="num" w:pos="3654"/>
        </w:tabs>
        <w:ind w:left="3654" w:hanging="360"/>
      </w:pPr>
      <w:rPr>
        <w:rFonts w:cs="Times New Roman"/>
      </w:rPr>
    </w:lvl>
    <w:lvl w:ilvl="4" w:tplc="04090019" w:tentative="1">
      <w:start w:val="1"/>
      <w:numFmt w:val="lowerLetter"/>
      <w:lvlText w:val="%5."/>
      <w:lvlJc w:val="left"/>
      <w:pPr>
        <w:tabs>
          <w:tab w:val="num" w:pos="4374"/>
        </w:tabs>
        <w:ind w:left="4374" w:hanging="360"/>
      </w:pPr>
      <w:rPr>
        <w:rFonts w:cs="Times New Roman"/>
      </w:rPr>
    </w:lvl>
    <w:lvl w:ilvl="5" w:tplc="0409001B" w:tentative="1">
      <w:start w:val="1"/>
      <w:numFmt w:val="lowerRoman"/>
      <w:lvlText w:val="%6."/>
      <w:lvlJc w:val="right"/>
      <w:pPr>
        <w:tabs>
          <w:tab w:val="num" w:pos="5094"/>
        </w:tabs>
        <w:ind w:left="5094" w:hanging="180"/>
      </w:pPr>
      <w:rPr>
        <w:rFonts w:cs="Times New Roman"/>
      </w:rPr>
    </w:lvl>
    <w:lvl w:ilvl="6" w:tplc="0409000F" w:tentative="1">
      <w:start w:val="1"/>
      <w:numFmt w:val="decimal"/>
      <w:lvlText w:val="%7."/>
      <w:lvlJc w:val="left"/>
      <w:pPr>
        <w:tabs>
          <w:tab w:val="num" w:pos="5814"/>
        </w:tabs>
        <w:ind w:left="5814" w:hanging="360"/>
      </w:pPr>
      <w:rPr>
        <w:rFonts w:cs="Times New Roman"/>
      </w:rPr>
    </w:lvl>
    <w:lvl w:ilvl="7" w:tplc="04090019" w:tentative="1">
      <w:start w:val="1"/>
      <w:numFmt w:val="lowerLetter"/>
      <w:lvlText w:val="%8."/>
      <w:lvlJc w:val="left"/>
      <w:pPr>
        <w:tabs>
          <w:tab w:val="num" w:pos="6534"/>
        </w:tabs>
        <w:ind w:left="6534" w:hanging="360"/>
      </w:pPr>
      <w:rPr>
        <w:rFonts w:cs="Times New Roman"/>
      </w:rPr>
    </w:lvl>
    <w:lvl w:ilvl="8" w:tplc="0409001B" w:tentative="1">
      <w:start w:val="1"/>
      <w:numFmt w:val="lowerRoman"/>
      <w:lvlText w:val="%9."/>
      <w:lvlJc w:val="right"/>
      <w:pPr>
        <w:tabs>
          <w:tab w:val="num" w:pos="7254"/>
        </w:tabs>
        <w:ind w:left="7254" w:hanging="180"/>
      </w:pPr>
      <w:rPr>
        <w:rFonts w:cs="Times New Roman"/>
      </w:rPr>
    </w:lvl>
  </w:abstractNum>
  <w:abstractNum w:abstractNumId="19">
    <w:nsid w:val="609F73A4"/>
    <w:multiLevelType w:val="multilevel"/>
    <w:tmpl w:val="126881E6"/>
    <w:lvl w:ilvl="0">
      <w:start w:val="1"/>
      <w:numFmt w:val="lowerLetter"/>
      <w:lvlText w:val="%1)"/>
      <w:lvlJc w:val="left"/>
      <w:pPr>
        <w:tabs>
          <w:tab w:val="num" w:pos="720"/>
        </w:tabs>
        <w:ind w:left="720" w:hanging="360"/>
      </w:pPr>
      <w:rPr>
        <w:rFonts w:cs="Times New Roman" w:hint="default"/>
      </w:rPr>
    </w:lvl>
    <w:lvl w:ilvl="1">
      <w:start w:val="1"/>
      <w:numFmt w:val="lowerLetter"/>
      <w:lvlText w:val="%2)"/>
      <w:lvlJc w:val="left"/>
      <w:pPr>
        <w:tabs>
          <w:tab w:val="num" w:pos="1080"/>
        </w:tabs>
        <w:ind w:left="1080" w:hanging="360"/>
      </w:pPr>
      <w:rPr>
        <w:rFonts w:cs="Times New Roman" w:hint="default"/>
      </w:rPr>
    </w:lvl>
    <w:lvl w:ilvl="2">
      <w:start w:val="1"/>
      <w:numFmt w:val="lowerRoman"/>
      <w:lvlText w:val="%3)"/>
      <w:lvlJc w:val="lef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lowerLetter"/>
      <w:lvlText w:val="(%5)"/>
      <w:lvlJc w:val="left"/>
      <w:pPr>
        <w:tabs>
          <w:tab w:val="num" w:pos="2160"/>
        </w:tabs>
        <w:ind w:left="2160" w:hanging="360"/>
      </w:pPr>
      <w:rPr>
        <w:rFonts w:cs="Times New Roman" w:hint="default"/>
      </w:rPr>
    </w:lvl>
    <w:lvl w:ilvl="5">
      <w:start w:val="1"/>
      <w:numFmt w:val="lowerRoman"/>
      <w:lvlText w:val="(%6)"/>
      <w:lvlJc w:val="lef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left"/>
      <w:pPr>
        <w:tabs>
          <w:tab w:val="num" w:pos="3600"/>
        </w:tabs>
        <w:ind w:left="3600" w:hanging="360"/>
      </w:pPr>
      <w:rPr>
        <w:rFonts w:cs="Times New Roman" w:hint="default"/>
      </w:rPr>
    </w:lvl>
  </w:abstractNum>
  <w:abstractNum w:abstractNumId="20">
    <w:nsid w:val="62290C42"/>
    <w:multiLevelType w:val="hybridMultilevel"/>
    <w:tmpl w:val="9F54E496"/>
    <w:lvl w:ilvl="0" w:tplc="6A12BFEE">
      <w:start w:val="5"/>
      <w:numFmt w:val="bullet"/>
      <w:lvlText w:val="-"/>
      <w:lvlJc w:val="left"/>
      <w:pPr>
        <w:ind w:left="1659" w:hanging="360"/>
      </w:pPr>
      <w:rPr>
        <w:rFonts w:ascii="Garamond" w:eastAsia="Times New Roman" w:hAnsi="Garamond" w:hint="default"/>
      </w:rPr>
    </w:lvl>
    <w:lvl w:ilvl="1" w:tplc="040B0003" w:tentative="1">
      <w:start w:val="1"/>
      <w:numFmt w:val="bullet"/>
      <w:lvlText w:val="o"/>
      <w:lvlJc w:val="left"/>
      <w:pPr>
        <w:ind w:left="2379" w:hanging="360"/>
      </w:pPr>
      <w:rPr>
        <w:rFonts w:ascii="Courier New" w:hAnsi="Courier New" w:hint="default"/>
      </w:rPr>
    </w:lvl>
    <w:lvl w:ilvl="2" w:tplc="040B0005" w:tentative="1">
      <w:start w:val="1"/>
      <w:numFmt w:val="bullet"/>
      <w:lvlText w:val=""/>
      <w:lvlJc w:val="left"/>
      <w:pPr>
        <w:ind w:left="3099" w:hanging="360"/>
      </w:pPr>
      <w:rPr>
        <w:rFonts w:ascii="Wingdings" w:hAnsi="Wingdings" w:hint="default"/>
      </w:rPr>
    </w:lvl>
    <w:lvl w:ilvl="3" w:tplc="040B0001" w:tentative="1">
      <w:start w:val="1"/>
      <w:numFmt w:val="bullet"/>
      <w:lvlText w:val=""/>
      <w:lvlJc w:val="left"/>
      <w:pPr>
        <w:ind w:left="3819" w:hanging="360"/>
      </w:pPr>
      <w:rPr>
        <w:rFonts w:ascii="Symbol" w:hAnsi="Symbol" w:hint="default"/>
      </w:rPr>
    </w:lvl>
    <w:lvl w:ilvl="4" w:tplc="040B0003" w:tentative="1">
      <w:start w:val="1"/>
      <w:numFmt w:val="bullet"/>
      <w:lvlText w:val="o"/>
      <w:lvlJc w:val="left"/>
      <w:pPr>
        <w:ind w:left="4539" w:hanging="360"/>
      </w:pPr>
      <w:rPr>
        <w:rFonts w:ascii="Courier New" w:hAnsi="Courier New" w:hint="default"/>
      </w:rPr>
    </w:lvl>
    <w:lvl w:ilvl="5" w:tplc="040B0005" w:tentative="1">
      <w:start w:val="1"/>
      <w:numFmt w:val="bullet"/>
      <w:lvlText w:val=""/>
      <w:lvlJc w:val="left"/>
      <w:pPr>
        <w:ind w:left="5259" w:hanging="360"/>
      </w:pPr>
      <w:rPr>
        <w:rFonts w:ascii="Wingdings" w:hAnsi="Wingdings" w:hint="default"/>
      </w:rPr>
    </w:lvl>
    <w:lvl w:ilvl="6" w:tplc="040B0001" w:tentative="1">
      <w:start w:val="1"/>
      <w:numFmt w:val="bullet"/>
      <w:lvlText w:val=""/>
      <w:lvlJc w:val="left"/>
      <w:pPr>
        <w:ind w:left="5979" w:hanging="360"/>
      </w:pPr>
      <w:rPr>
        <w:rFonts w:ascii="Symbol" w:hAnsi="Symbol" w:hint="default"/>
      </w:rPr>
    </w:lvl>
    <w:lvl w:ilvl="7" w:tplc="040B0003" w:tentative="1">
      <w:start w:val="1"/>
      <w:numFmt w:val="bullet"/>
      <w:lvlText w:val="o"/>
      <w:lvlJc w:val="left"/>
      <w:pPr>
        <w:ind w:left="6699" w:hanging="360"/>
      </w:pPr>
      <w:rPr>
        <w:rFonts w:ascii="Courier New" w:hAnsi="Courier New" w:hint="default"/>
      </w:rPr>
    </w:lvl>
    <w:lvl w:ilvl="8" w:tplc="040B0005" w:tentative="1">
      <w:start w:val="1"/>
      <w:numFmt w:val="bullet"/>
      <w:lvlText w:val=""/>
      <w:lvlJc w:val="left"/>
      <w:pPr>
        <w:ind w:left="7419" w:hanging="360"/>
      </w:pPr>
      <w:rPr>
        <w:rFonts w:ascii="Wingdings" w:hAnsi="Wingdings" w:hint="default"/>
      </w:rPr>
    </w:lvl>
  </w:abstractNum>
  <w:abstractNum w:abstractNumId="21">
    <w:nsid w:val="63847E86"/>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2">
    <w:nsid w:val="649327F4"/>
    <w:multiLevelType w:val="hybridMultilevel"/>
    <w:tmpl w:val="FA9A93F4"/>
    <w:lvl w:ilvl="0" w:tplc="040C0001">
      <w:start w:val="1"/>
      <w:numFmt w:val="bullet"/>
      <w:lvlText w:val=""/>
      <w:lvlJc w:val="left"/>
      <w:pPr>
        <w:tabs>
          <w:tab w:val="num" w:pos="360"/>
        </w:tabs>
        <w:ind w:left="360" w:hanging="360"/>
      </w:pPr>
      <w:rPr>
        <w:rFonts w:ascii="Symbol" w:hAnsi="Symbol"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3">
    <w:nsid w:val="65DA272E"/>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4">
    <w:nsid w:val="6880350F"/>
    <w:multiLevelType w:val="hybridMultilevel"/>
    <w:tmpl w:val="6C00D1D8"/>
    <w:lvl w:ilvl="0" w:tplc="0407000F">
      <w:start w:val="1"/>
      <w:numFmt w:val="decimal"/>
      <w:lvlText w:val="%1."/>
      <w:lvlJc w:val="left"/>
      <w:pPr>
        <w:tabs>
          <w:tab w:val="num" w:pos="360"/>
        </w:tabs>
        <w:ind w:left="36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5">
    <w:nsid w:val="69AE78BB"/>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6">
    <w:nsid w:val="6AF46A4D"/>
    <w:multiLevelType w:val="singleLevel"/>
    <w:tmpl w:val="0407000F"/>
    <w:lvl w:ilvl="0">
      <w:start w:val="1"/>
      <w:numFmt w:val="decimal"/>
      <w:lvlText w:val="%1."/>
      <w:lvlJc w:val="left"/>
      <w:pPr>
        <w:tabs>
          <w:tab w:val="num" w:pos="360"/>
        </w:tabs>
        <w:ind w:left="360" w:hanging="360"/>
      </w:pPr>
      <w:rPr>
        <w:rFonts w:cs="Times New Roman"/>
      </w:rPr>
    </w:lvl>
  </w:abstractNum>
  <w:abstractNum w:abstractNumId="27">
    <w:nsid w:val="6B171CA0"/>
    <w:multiLevelType w:val="hybridMultilevel"/>
    <w:tmpl w:val="0DFE11DA"/>
    <w:lvl w:ilvl="0" w:tplc="447A49C2">
      <w:numFmt w:val="bullet"/>
      <w:lvlText w:val="-"/>
      <w:lvlJc w:val="left"/>
      <w:pPr>
        <w:ind w:left="1494" w:hanging="360"/>
      </w:pPr>
      <w:rPr>
        <w:rFonts w:ascii="Garamond" w:eastAsia="Times New Roman" w:hAnsi="Garamond"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nsid w:val="722A0283"/>
    <w:multiLevelType w:val="hybridMultilevel"/>
    <w:tmpl w:val="6154629A"/>
    <w:lvl w:ilvl="0" w:tplc="497200C2">
      <w:start w:val="1"/>
      <w:numFmt w:val="decimal"/>
      <w:lvlText w:val="%1."/>
      <w:lvlJc w:val="left"/>
      <w:pPr>
        <w:tabs>
          <w:tab w:val="num" w:pos="1494"/>
        </w:tabs>
        <w:ind w:left="1494" w:hanging="360"/>
      </w:pPr>
      <w:rPr>
        <w:rFonts w:cs="Times New Roman" w:hint="default"/>
        <w:b w:val="0"/>
      </w:rPr>
    </w:lvl>
    <w:lvl w:ilvl="1" w:tplc="04090019" w:tentative="1">
      <w:start w:val="1"/>
      <w:numFmt w:val="lowerLetter"/>
      <w:lvlText w:val="%2."/>
      <w:lvlJc w:val="left"/>
      <w:pPr>
        <w:tabs>
          <w:tab w:val="num" w:pos="2214"/>
        </w:tabs>
        <w:ind w:left="2214" w:hanging="360"/>
      </w:pPr>
      <w:rPr>
        <w:rFonts w:cs="Times New Roman"/>
      </w:rPr>
    </w:lvl>
    <w:lvl w:ilvl="2" w:tplc="0409001B" w:tentative="1">
      <w:start w:val="1"/>
      <w:numFmt w:val="lowerRoman"/>
      <w:lvlText w:val="%3."/>
      <w:lvlJc w:val="right"/>
      <w:pPr>
        <w:tabs>
          <w:tab w:val="num" w:pos="2934"/>
        </w:tabs>
        <w:ind w:left="2934" w:hanging="180"/>
      </w:pPr>
      <w:rPr>
        <w:rFonts w:cs="Times New Roman"/>
      </w:rPr>
    </w:lvl>
    <w:lvl w:ilvl="3" w:tplc="0409000F" w:tentative="1">
      <w:start w:val="1"/>
      <w:numFmt w:val="decimal"/>
      <w:lvlText w:val="%4."/>
      <w:lvlJc w:val="left"/>
      <w:pPr>
        <w:tabs>
          <w:tab w:val="num" w:pos="3654"/>
        </w:tabs>
        <w:ind w:left="3654" w:hanging="360"/>
      </w:pPr>
      <w:rPr>
        <w:rFonts w:cs="Times New Roman"/>
      </w:rPr>
    </w:lvl>
    <w:lvl w:ilvl="4" w:tplc="04090019" w:tentative="1">
      <w:start w:val="1"/>
      <w:numFmt w:val="lowerLetter"/>
      <w:lvlText w:val="%5."/>
      <w:lvlJc w:val="left"/>
      <w:pPr>
        <w:tabs>
          <w:tab w:val="num" w:pos="4374"/>
        </w:tabs>
        <w:ind w:left="4374" w:hanging="360"/>
      </w:pPr>
      <w:rPr>
        <w:rFonts w:cs="Times New Roman"/>
      </w:rPr>
    </w:lvl>
    <w:lvl w:ilvl="5" w:tplc="0409001B" w:tentative="1">
      <w:start w:val="1"/>
      <w:numFmt w:val="lowerRoman"/>
      <w:lvlText w:val="%6."/>
      <w:lvlJc w:val="right"/>
      <w:pPr>
        <w:tabs>
          <w:tab w:val="num" w:pos="5094"/>
        </w:tabs>
        <w:ind w:left="5094" w:hanging="180"/>
      </w:pPr>
      <w:rPr>
        <w:rFonts w:cs="Times New Roman"/>
      </w:rPr>
    </w:lvl>
    <w:lvl w:ilvl="6" w:tplc="0409000F" w:tentative="1">
      <w:start w:val="1"/>
      <w:numFmt w:val="decimal"/>
      <w:lvlText w:val="%7."/>
      <w:lvlJc w:val="left"/>
      <w:pPr>
        <w:tabs>
          <w:tab w:val="num" w:pos="5814"/>
        </w:tabs>
        <w:ind w:left="5814" w:hanging="360"/>
      </w:pPr>
      <w:rPr>
        <w:rFonts w:cs="Times New Roman"/>
      </w:rPr>
    </w:lvl>
    <w:lvl w:ilvl="7" w:tplc="04090019" w:tentative="1">
      <w:start w:val="1"/>
      <w:numFmt w:val="lowerLetter"/>
      <w:lvlText w:val="%8."/>
      <w:lvlJc w:val="left"/>
      <w:pPr>
        <w:tabs>
          <w:tab w:val="num" w:pos="6534"/>
        </w:tabs>
        <w:ind w:left="6534" w:hanging="360"/>
      </w:pPr>
      <w:rPr>
        <w:rFonts w:cs="Times New Roman"/>
      </w:rPr>
    </w:lvl>
    <w:lvl w:ilvl="8" w:tplc="0409001B" w:tentative="1">
      <w:start w:val="1"/>
      <w:numFmt w:val="lowerRoman"/>
      <w:lvlText w:val="%9."/>
      <w:lvlJc w:val="right"/>
      <w:pPr>
        <w:tabs>
          <w:tab w:val="num" w:pos="7254"/>
        </w:tabs>
        <w:ind w:left="7254" w:hanging="180"/>
      </w:pPr>
      <w:rPr>
        <w:rFonts w:cs="Times New Roman"/>
      </w:rPr>
    </w:lvl>
  </w:abstractNum>
  <w:abstractNum w:abstractNumId="29">
    <w:nsid w:val="7AE575C2"/>
    <w:multiLevelType w:val="hybridMultilevel"/>
    <w:tmpl w:val="7626180E"/>
    <w:lvl w:ilvl="0" w:tplc="B46E5DF8">
      <w:start w:val="1"/>
      <w:numFmt w:val="decimal"/>
      <w:lvlText w:val="%1."/>
      <w:lvlJc w:val="left"/>
      <w:pPr>
        <w:ind w:left="1494" w:hanging="360"/>
      </w:pPr>
      <w:rPr>
        <w:rFonts w:cs="Times New Roman" w:hint="default"/>
      </w:rPr>
    </w:lvl>
    <w:lvl w:ilvl="1" w:tplc="04090019" w:tentative="1">
      <w:start w:val="1"/>
      <w:numFmt w:val="lowerLetter"/>
      <w:lvlText w:val="%2."/>
      <w:lvlJc w:val="left"/>
      <w:pPr>
        <w:ind w:left="2214" w:hanging="360"/>
      </w:pPr>
      <w:rPr>
        <w:rFonts w:cs="Times New Roman"/>
      </w:rPr>
    </w:lvl>
    <w:lvl w:ilvl="2" w:tplc="0409001B" w:tentative="1">
      <w:start w:val="1"/>
      <w:numFmt w:val="lowerRoman"/>
      <w:lvlText w:val="%3."/>
      <w:lvlJc w:val="right"/>
      <w:pPr>
        <w:ind w:left="2934" w:hanging="180"/>
      </w:pPr>
      <w:rPr>
        <w:rFonts w:cs="Times New Roman"/>
      </w:rPr>
    </w:lvl>
    <w:lvl w:ilvl="3" w:tplc="0409000F" w:tentative="1">
      <w:start w:val="1"/>
      <w:numFmt w:val="decimal"/>
      <w:lvlText w:val="%4."/>
      <w:lvlJc w:val="left"/>
      <w:pPr>
        <w:ind w:left="3654" w:hanging="360"/>
      </w:pPr>
      <w:rPr>
        <w:rFonts w:cs="Times New Roman"/>
      </w:rPr>
    </w:lvl>
    <w:lvl w:ilvl="4" w:tplc="04090019" w:tentative="1">
      <w:start w:val="1"/>
      <w:numFmt w:val="lowerLetter"/>
      <w:lvlText w:val="%5."/>
      <w:lvlJc w:val="left"/>
      <w:pPr>
        <w:ind w:left="4374" w:hanging="360"/>
      </w:pPr>
      <w:rPr>
        <w:rFonts w:cs="Times New Roman"/>
      </w:rPr>
    </w:lvl>
    <w:lvl w:ilvl="5" w:tplc="0409001B" w:tentative="1">
      <w:start w:val="1"/>
      <w:numFmt w:val="lowerRoman"/>
      <w:lvlText w:val="%6."/>
      <w:lvlJc w:val="right"/>
      <w:pPr>
        <w:ind w:left="5094" w:hanging="180"/>
      </w:pPr>
      <w:rPr>
        <w:rFonts w:cs="Times New Roman"/>
      </w:rPr>
    </w:lvl>
    <w:lvl w:ilvl="6" w:tplc="0409000F" w:tentative="1">
      <w:start w:val="1"/>
      <w:numFmt w:val="decimal"/>
      <w:lvlText w:val="%7."/>
      <w:lvlJc w:val="left"/>
      <w:pPr>
        <w:ind w:left="5814" w:hanging="360"/>
      </w:pPr>
      <w:rPr>
        <w:rFonts w:cs="Times New Roman"/>
      </w:rPr>
    </w:lvl>
    <w:lvl w:ilvl="7" w:tplc="04090019" w:tentative="1">
      <w:start w:val="1"/>
      <w:numFmt w:val="lowerLetter"/>
      <w:lvlText w:val="%8."/>
      <w:lvlJc w:val="left"/>
      <w:pPr>
        <w:ind w:left="6534" w:hanging="360"/>
      </w:pPr>
      <w:rPr>
        <w:rFonts w:cs="Times New Roman"/>
      </w:rPr>
    </w:lvl>
    <w:lvl w:ilvl="8" w:tplc="0409001B" w:tentative="1">
      <w:start w:val="1"/>
      <w:numFmt w:val="lowerRoman"/>
      <w:lvlText w:val="%9."/>
      <w:lvlJc w:val="right"/>
      <w:pPr>
        <w:ind w:left="7254" w:hanging="180"/>
      </w:pPr>
      <w:rPr>
        <w:rFonts w:cs="Times New Roman"/>
      </w:rPr>
    </w:lvl>
  </w:abstractNum>
  <w:abstractNum w:abstractNumId="30">
    <w:nsid w:val="7CA92A73"/>
    <w:multiLevelType w:val="hybridMultilevel"/>
    <w:tmpl w:val="C2B2AE0E"/>
    <w:lvl w:ilvl="0" w:tplc="0407000F">
      <w:start w:val="1"/>
      <w:numFmt w:val="decimal"/>
      <w:lvlText w:val="%1."/>
      <w:lvlJc w:val="left"/>
      <w:pPr>
        <w:tabs>
          <w:tab w:val="num" w:pos="360"/>
        </w:tabs>
        <w:ind w:left="36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1">
    <w:nsid w:val="7D980C47"/>
    <w:multiLevelType w:val="hybridMultilevel"/>
    <w:tmpl w:val="6E284D7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3"/>
  </w:num>
  <w:num w:numId="3">
    <w:abstractNumId w:val="4"/>
  </w:num>
  <w:num w:numId="4">
    <w:abstractNumId w:val="25"/>
  </w:num>
  <w:num w:numId="5">
    <w:abstractNumId w:val="21"/>
  </w:num>
  <w:num w:numId="6">
    <w:abstractNumId w:val="9"/>
  </w:num>
  <w:num w:numId="7">
    <w:abstractNumId w:val="7"/>
  </w:num>
  <w:num w:numId="8">
    <w:abstractNumId w:val="26"/>
  </w:num>
  <w:num w:numId="9">
    <w:abstractNumId w:val="17"/>
  </w:num>
  <w:num w:numId="10">
    <w:abstractNumId w:val="2"/>
  </w:num>
  <w:num w:numId="11">
    <w:abstractNumId w:val="1"/>
  </w:num>
  <w:num w:numId="12">
    <w:abstractNumId w:val="12"/>
  </w:num>
  <w:num w:numId="13">
    <w:abstractNumId w:val="0"/>
  </w:num>
  <w:num w:numId="14">
    <w:abstractNumId w:val="5"/>
  </w:num>
  <w:num w:numId="15">
    <w:abstractNumId w:val="22"/>
  </w:num>
  <w:num w:numId="16">
    <w:abstractNumId w:val="6"/>
  </w:num>
  <w:num w:numId="17">
    <w:abstractNumId w:val="14"/>
  </w:num>
  <w:num w:numId="18">
    <w:abstractNumId w:val="24"/>
  </w:num>
  <w:num w:numId="19">
    <w:abstractNumId w:val="13"/>
  </w:num>
  <w:num w:numId="20">
    <w:abstractNumId w:val="30"/>
  </w:num>
  <w:num w:numId="21">
    <w:abstractNumId w:val="31"/>
  </w:num>
  <w:num w:numId="22">
    <w:abstractNumId w:val="19"/>
  </w:num>
  <w:num w:numId="23">
    <w:abstractNumId w:val="20"/>
  </w:num>
  <w:num w:numId="24">
    <w:abstractNumId w:val="3"/>
  </w:num>
  <w:num w:numId="25">
    <w:abstractNumId w:val="15"/>
  </w:num>
  <w:num w:numId="26">
    <w:abstractNumId w:val="29"/>
  </w:num>
  <w:num w:numId="27">
    <w:abstractNumId w:val="10"/>
  </w:num>
  <w:num w:numId="28">
    <w:abstractNumId w:val="19"/>
    <w:lvlOverride w:ilvl="0">
      <w:lvl w:ilvl="0">
        <w:start w:val="1"/>
        <w:numFmt w:val="lowerLetter"/>
        <w:lvlText w:val="%1)"/>
        <w:lvlJc w:val="left"/>
        <w:pPr>
          <w:tabs>
            <w:tab w:val="num" w:pos="720"/>
          </w:tabs>
          <w:ind w:left="720" w:hanging="360"/>
        </w:pPr>
        <w:rPr>
          <w:rFonts w:cs="Times New Roman" w:hint="default"/>
        </w:rPr>
      </w:lvl>
    </w:lvlOverride>
    <w:lvlOverride w:ilvl="1">
      <w:lvl w:ilvl="1">
        <w:start w:val="1"/>
        <w:numFmt w:val="lowerLetter"/>
        <w:lvlText w:val="%2)"/>
        <w:lvlJc w:val="left"/>
        <w:pPr>
          <w:tabs>
            <w:tab w:val="num" w:pos="1080"/>
          </w:tabs>
          <w:ind w:left="1080" w:hanging="360"/>
        </w:pPr>
        <w:rPr>
          <w:rFonts w:cs="Times New Roman" w:hint="default"/>
        </w:rPr>
      </w:lvl>
    </w:lvlOverride>
    <w:lvlOverride w:ilvl="2">
      <w:lvl w:ilvl="2">
        <w:start w:val="1"/>
        <w:numFmt w:val="lowerRoman"/>
        <w:lvlText w:val="%3)"/>
        <w:lvlJc w:val="left"/>
        <w:pPr>
          <w:tabs>
            <w:tab w:val="num" w:pos="1440"/>
          </w:tabs>
          <w:ind w:left="1440" w:hanging="360"/>
        </w:pPr>
        <w:rPr>
          <w:rFonts w:cs="Times New Roman" w:hint="default"/>
        </w:rPr>
      </w:lvl>
    </w:lvlOverride>
    <w:lvlOverride w:ilvl="3">
      <w:lvl w:ilvl="3">
        <w:start w:val="1"/>
        <w:numFmt w:val="decimal"/>
        <w:lvlText w:val="(%4)"/>
        <w:lvlJc w:val="left"/>
        <w:pPr>
          <w:tabs>
            <w:tab w:val="num" w:pos="1800"/>
          </w:tabs>
          <w:ind w:left="1800" w:hanging="360"/>
        </w:pPr>
        <w:rPr>
          <w:rFonts w:cs="Times New Roman" w:hint="default"/>
        </w:rPr>
      </w:lvl>
    </w:lvlOverride>
    <w:lvlOverride w:ilvl="4">
      <w:lvl w:ilvl="4">
        <w:start w:val="1"/>
        <w:numFmt w:val="lowerLetter"/>
        <w:lvlText w:val="(%5)"/>
        <w:lvlJc w:val="left"/>
        <w:pPr>
          <w:tabs>
            <w:tab w:val="num" w:pos="2160"/>
          </w:tabs>
          <w:ind w:left="2160" w:hanging="360"/>
        </w:pPr>
        <w:rPr>
          <w:rFonts w:cs="Times New Roman" w:hint="default"/>
        </w:rPr>
      </w:lvl>
    </w:lvlOverride>
    <w:lvlOverride w:ilvl="5">
      <w:lvl w:ilvl="5">
        <w:start w:val="1"/>
        <w:numFmt w:val="lowerRoman"/>
        <w:lvlText w:val="(%6)"/>
        <w:lvlJc w:val="left"/>
        <w:pPr>
          <w:tabs>
            <w:tab w:val="num" w:pos="2520"/>
          </w:tabs>
          <w:ind w:left="2520" w:hanging="360"/>
        </w:pPr>
        <w:rPr>
          <w:rFonts w:cs="Times New Roman" w:hint="default"/>
        </w:rPr>
      </w:lvl>
    </w:lvlOverride>
    <w:lvlOverride w:ilvl="6">
      <w:lvl w:ilvl="6">
        <w:start w:val="1"/>
        <w:numFmt w:val="decimal"/>
        <w:lvlText w:val="%7."/>
        <w:lvlJc w:val="left"/>
        <w:pPr>
          <w:tabs>
            <w:tab w:val="num" w:pos="2880"/>
          </w:tabs>
          <w:ind w:left="2880" w:hanging="360"/>
        </w:pPr>
        <w:rPr>
          <w:rFonts w:cs="Times New Roman" w:hint="default"/>
        </w:rPr>
      </w:lvl>
    </w:lvlOverride>
    <w:lvlOverride w:ilvl="7">
      <w:lvl w:ilvl="7">
        <w:start w:val="1"/>
        <w:numFmt w:val="lowerLetter"/>
        <w:lvlText w:val="%8."/>
        <w:lvlJc w:val="left"/>
        <w:pPr>
          <w:tabs>
            <w:tab w:val="num" w:pos="3240"/>
          </w:tabs>
          <w:ind w:left="3240" w:hanging="360"/>
        </w:pPr>
        <w:rPr>
          <w:rFonts w:cs="Times New Roman" w:hint="default"/>
        </w:rPr>
      </w:lvl>
    </w:lvlOverride>
    <w:lvlOverride w:ilvl="8">
      <w:lvl w:ilvl="8">
        <w:start w:val="1"/>
        <w:numFmt w:val="lowerRoman"/>
        <w:lvlText w:val="%9."/>
        <w:lvlJc w:val="left"/>
        <w:pPr>
          <w:tabs>
            <w:tab w:val="num" w:pos="3600"/>
          </w:tabs>
          <w:ind w:left="3600" w:hanging="360"/>
        </w:pPr>
        <w:rPr>
          <w:rFonts w:cs="Times New Roman" w:hint="default"/>
        </w:rPr>
      </w:lvl>
    </w:lvlOverride>
  </w:num>
  <w:num w:numId="29">
    <w:abstractNumId w:val="11"/>
  </w:num>
  <w:num w:numId="30">
    <w:abstractNumId w:val="27"/>
  </w:num>
  <w:num w:numId="3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stylePaneFormatFilter w:val="3F01"/>
  <w:trackRevisions/>
  <w:defaultTabStop w:val="709"/>
  <w:autoHyphenation/>
  <w:hyphenationZone w:val="284"/>
  <w:drawingGridHorizontalSpacing w:val="110"/>
  <w:drawingGridVerticalSpacing w:val="181"/>
  <w:displayHorizontalDrawingGridEvery w:val="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F7597"/>
    <w:rsid w:val="0000153C"/>
    <w:rsid w:val="00020A04"/>
    <w:rsid w:val="00022FEF"/>
    <w:rsid w:val="00030385"/>
    <w:rsid w:val="0003247B"/>
    <w:rsid w:val="00035548"/>
    <w:rsid w:val="00036D5A"/>
    <w:rsid w:val="00047016"/>
    <w:rsid w:val="00047D05"/>
    <w:rsid w:val="0005037A"/>
    <w:rsid w:val="000534FA"/>
    <w:rsid w:val="00063B69"/>
    <w:rsid w:val="000828B5"/>
    <w:rsid w:val="0009069E"/>
    <w:rsid w:val="00090C6E"/>
    <w:rsid w:val="0009667D"/>
    <w:rsid w:val="000A2D91"/>
    <w:rsid w:val="000A688E"/>
    <w:rsid w:val="000B0480"/>
    <w:rsid w:val="000B23F5"/>
    <w:rsid w:val="000B258A"/>
    <w:rsid w:val="000B7FC9"/>
    <w:rsid w:val="000C6099"/>
    <w:rsid w:val="000C7EAA"/>
    <w:rsid w:val="000D76F8"/>
    <w:rsid w:val="000D7EC2"/>
    <w:rsid w:val="000E1519"/>
    <w:rsid w:val="000E33FB"/>
    <w:rsid w:val="000E3570"/>
    <w:rsid w:val="000F4780"/>
    <w:rsid w:val="000F73C0"/>
    <w:rsid w:val="0010192B"/>
    <w:rsid w:val="00106391"/>
    <w:rsid w:val="00106DC6"/>
    <w:rsid w:val="00107538"/>
    <w:rsid w:val="00111A93"/>
    <w:rsid w:val="001169DD"/>
    <w:rsid w:val="00121AEA"/>
    <w:rsid w:val="00125049"/>
    <w:rsid w:val="001317D2"/>
    <w:rsid w:val="00142C89"/>
    <w:rsid w:val="00145519"/>
    <w:rsid w:val="00155CF6"/>
    <w:rsid w:val="00156283"/>
    <w:rsid w:val="001650D9"/>
    <w:rsid w:val="00174BA4"/>
    <w:rsid w:val="00185B75"/>
    <w:rsid w:val="0019185D"/>
    <w:rsid w:val="001951BA"/>
    <w:rsid w:val="00196E58"/>
    <w:rsid w:val="00196EFC"/>
    <w:rsid w:val="001A664E"/>
    <w:rsid w:val="001B0E7D"/>
    <w:rsid w:val="001B1EAD"/>
    <w:rsid w:val="001B2A7E"/>
    <w:rsid w:val="001B34D3"/>
    <w:rsid w:val="001B3714"/>
    <w:rsid w:val="001B4048"/>
    <w:rsid w:val="001C2ECC"/>
    <w:rsid w:val="001C32F2"/>
    <w:rsid w:val="001D3A5A"/>
    <w:rsid w:val="001E10A1"/>
    <w:rsid w:val="001E2480"/>
    <w:rsid w:val="001E6BF0"/>
    <w:rsid w:val="001F0FC5"/>
    <w:rsid w:val="00204487"/>
    <w:rsid w:val="00205619"/>
    <w:rsid w:val="00215A7D"/>
    <w:rsid w:val="00225E89"/>
    <w:rsid w:val="00227701"/>
    <w:rsid w:val="002436B8"/>
    <w:rsid w:val="00245230"/>
    <w:rsid w:val="0026103D"/>
    <w:rsid w:val="00262FB9"/>
    <w:rsid w:val="002706BB"/>
    <w:rsid w:val="002721A2"/>
    <w:rsid w:val="00273607"/>
    <w:rsid w:val="00275D6E"/>
    <w:rsid w:val="002908CC"/>
    <w:rsid w:val="002914E8"/>
    <w:rsid w:val="002958F7"/>
    <w:rsid w:val="002A5908"/>
    <w:rsid w:val="002A6E73"/>
    <w:rsid w:val="002B17DB"/>
    <w:rsid w:val="002B27B1"/>
    <w:rsid w:val="002B2F72"/>
    <w:rsid w:val="002B336D"/>
    <w:rsid w:val="002C09BF"/>
    <w:rsid w:val="002D7FAB"/>
    <w:rsid w:val="002E777F"/>
    <w:rsid w:val="002F2D5A"/>
    <w:rsid w:val="002F5172"/>
    <w:rsid w:val="003075ED"/>
    <w:rsid w:val="0031539D"/>
    <w:rsid w:val="0032286F"/>
    <w:rsid w:val="00326E6E"/>
    <w:rsid w:val="00332AB4"/>
    <w:rsid w:val="00335830"/>
    <w:rsid w:val="003369A9"/>
    <w:rsid w:val="0034060D"/>
    <w:rsid w:val="003413BD"/>
    <w:rsid w:val="0034332A"/>
    <w:rsid w:val="00347115"/>
    <w:rsid w:val="003527E4"/>
    <w:rsid w:val="003562E0"/>
    <w:rsid w:val="0035734D"/>
    <w:rsid w:val="00357AF5"/>
    <w:rsid w:val="00360F76"/>
    <w:rsid w:val="00370ACB"/>
    <w:rsid w:val="00370EBD"/>
    <w:rsid w:val="00373239"/>
    <w:rsid w:val="003809AC"/>
    <w:rsid w:val="00383931"/>
    <w:rsid w:val="003857E8"/>
    <w:rsid w:val="00392046"/>
    <w:rsid w:val="003923E0"/>
    <w:rsid w:val="003A33E1"/>
    <w:rsid w:val="003A3543"/>
    <w:rsid w:val="003C3148"/>
    <w:rsid w:val="003D1A70"/>
    <w:rsid w:val="003D6049"/>
    <w:rsid w:val="003D6784"/>
    <w:rsid w:val="003E3595"/>
    <w:rsid w:val="003E470E"/>
    <w:rsid w:val="003F24DC"/>
    <w:rsid w:val="003F267D"/>
    <w:rsid w:val="00401F98"/>
    <w:rsid w:val="00403040"/>
    <w:rsid w:val="0040357E"/>
    <w:rsid w:val="00406E14"/>
    <w:rsid w:val="00411D7E"/>
    <w:rsid w:val="004372C0"/>
    <w:rsid w:val="00437CCC"/>
    <w:rsid w:val="004414A1"/>
    <w:rsid w:val="00445354"/>
    <w:rsid w:val="00446CA6"/>
    <w:rsid w:val="00447642"/>
    <w:rsid w:val="004478CE"/>
    <w:rsid w:val="00452750"/>
    <w:rsid w:val="00452E61"/>
    <w:rsid w:val="00455AF9"/>
    <w:rsid w:val="00461810"/>
    <w:rsid w:val="00462D88"/>
    <w:rsid w:val="00463A08"/>
    <w:rsid w:val="004662FA"/>
    <w:rsid w:val="004728DA"/>
    <w:rsid w:val="00482916"/>
    <w:rsid w:val="00483C3F"/>
    <w:rsid w:val="0048710A"/>
    <w:rsid w:val="00490272"/>
    <w:rsid w:val="00490D61"/>
    <w:rsid w:val="0049686F"/>
    <w:rsid w:val="004A68FF"/>
    <w:rsid w:val="004B04B8"/>
    <w:rsid w:val="004B7053"/>
    <w:rsid w:val="004B7422"/>
    <w:rsid w:val="004C115E"/>
    <w:rsid w:val="004C4EE1"/>
    <w:rsid w:val="004C759F"/>
    <w:rsid w:val="004D2E0F"/>
    <w:rsid w:val="004D7ECD"/>
    <w:rsid w:val="004E2ABD"/>
    <w:rsid w:val="004E2BA6"/>
    <w:rsid w:val="00501A3C"/>
    <w:rsid w:val="005103A3"/>
    <w:rsid w:val="005134DB"/>
    <w:rsid w:val="005256E5"/>
    <w:rsid w:val="00526F79"/>
    <w:rsid w:val="005334B2"/>
    <w:rsid w:val="0054382E"/>
    <w:rsid w:val="0054504B"/>
    <w:rsid w:val="0054611B"/>
    <w:rsid w:val="00546F46"/>
    <w:rsid w:val="0055492D"/>
    <w:rsid w:val="00561E4C"/>
    <w:rsid w:val="00561EDB"/>
    <w:rsid w:val="005658A2"/>
    <w:rsid w:val="005668A2"/>
    <w:rsid w:val="005729D4"/>
    <w:rsid w:val="0058139A"/>
    <w:rsid w:val="00584A9C"/>
    <w:rsid w:val="00585B6D"/>
    <w:rsid w:val="005909F5"/>
    <w:rsid w:val="00591A03"/>
    <w:rsid w:val="00593E73"/>
    <w:rsid w:val="00596082"/>
    <w:rsid w:val="005A4383"/>
    <w:rsid w:val="005B2D38"/>
    <w:rsid w:val="005B7423"/>
    <w:rsid w:val="005C1CD6"/>
    <w:rsid w:val="005C5CB0"/>
    <w:rsid w:val="005E05E0"/>
    <w:rsid w:val="005F017B"/>
    <w:rsid w:val="005F0821"/>
    <w:rsid w:val="006012D8"/>
    <w:rsid w:val="00602118"/>
    <w:rsid w:val="00602D54"/>
    <w:rsid w:val="00607324"/>
    <w:rsid w:val="00607B74"/>
    <w:rsid w:val="006121BF"/>
    <w:rsid w:val="00613D0E"/>
    <w:rsid w:val="0061416B"/>
    <w:rsid w:val="00630CC8"/>
    <w:rsid w:val="00630F42"/>
    <w:rsid w:val="00637297"/>
    <w:rsid w:val="0064187C"/>
    <w:rsid w:val="0064495E"/>
    <w:rsid w:val="00647DC3"/>
    <w:rsid w:val="00647DD5"/>
    <w:rsid w:val="006502A4"/>
    <w:rsid w:val="006515BF"/>
    <w:rsid w:val="006538D8"/>
    <w:rsid w:val="00654C92"/>
    <w:rsid w:val="006622A1"/>
    <w:rsid w:val="0066497A"/>
    <w:rsid w:val="00664FC0"/>
    <w:rsid w:val="00684F3E"/>
    <w:rsid w:val="0068702C"/>
    <w:rsid w:val="006A5FB7"/>
    <w:rsid w:val="006B6954"/>
    <w:rsid w:val="006C1CD5"/>
    <w:rsid w:val="006C537D"/>
    <w:rsid w:val="006D48E3"/>
    <w:rsid w:val="006E3AD5"/>
    <w:rsid w:val="006E660A"/>
    <w:rsid w:val="006F1887"/>
    <w:rsid w:val="0070375D"/>
    <w:rsid w:val="007320BD"/>
    <w:rsid w:val="007368B8"/>
    <w:rsid w:val="00746E9A"/>
    <w:rsid w:val="00750155"/>
    <w:rsid w:val="00753315"/>
    <w:rsid w:val="0076040B"/>
    <w:rsid w:val="00761328"/>
    <w:rsid w:val="0077008D"/>
    <w:rsid w:val="00774697"/>
    <w:rsid w:val="00781C93"/>
    <w:rsid w:val="00783F6D"/>
    <w:rsid w:val="0078427D"/>
    <w:rsid w:val="007951DD"/>
    <w:rsid w:val="007B0B29"/>
    <w:rsid w:val="007B6030"/>
    <w:rsid w:val="007B61CD"/>
    <w:rsid w:val="007B7AD3"/>
    <w:rsid w:val="007C126E"/>
    <w:rsid w:val="007D1542"/>
    <w:rsid w:val="007D4919"/>
    <w:rsid w:val="007E1474"/>
    <w:rsid w:val="007F1929"/>
    <w:rsid w:val="007F3240"/>
    <w:rsid w:val="007F6D06"/>
    <w:rsid w:val="007F717F"/>
    <w:rsid w:val="0080341F"/>
    <w:rsid w:val="0080410E"/>
    <w:rsid w:val="008065DB"/>
    <w:rsid w:val="00806AA9"/>
    <w:rsid w:val="00806B32"/>
    <w:rsid w:val="008119B6"/>
    <w:rsid w:val="008129A0"/>
    <w:rsid w:val="00816588"/>
    <w:rsid w:val="00817EA6"/>
    <w:rsid w:val="008201BE"/>
    <w:rsid w:val="008238B8"/>
    <w:rsid w:val="008265C2"/>
    <w:rsid w:val="00826CFA"/>
    <w:rsid w:val="00831CFC"/>
    <w:rsid w:val="00842750"/>
    <w:rsid w:val="0085304B"/>
    <w:rsid w:val="008532DA"/>
    <w:rsid w:val="008607D6"/>
    <w:rsid w:val="0086618A"/>
    <w:rsid w:val="00866908"/>
    <w:rsid w:val="00867543"/>
    <w:rsid w:val="00884B1B"/>
    <w:rsid w:val="00885C8B"/>
    <w:rsid w:val="00893F1E"/>
    <w:rsid w:val="0089586E"/>
    <w:rsid w:val="00895A94"/>
    <w:rsid w:val="00896619"/>
    <w:rsid w:val="00896EC3"/>
    <w:rsid w:val="008B5FA1"/>
    <w:rsid w:val="008C381C"/>
    <w:rsid w:val="008C4C11"/>
    <w:rsid w:val="008C60BE"/>
    <w:rsid w:val="008D0C47"/>
    <w:rsid w:val="008D1AA0"/>
    <w:rsid w:val="008D5869"/>
    <w:rsid w:val="008D6139"/>
    <w:rsid w:val="008D79EC"/>
    <w:rsid w:val="008E13CF"/>
    <w:rsid w:val="008E386C"/>
    <w:rsid w:val="008E7DEC"/>
    <w:rsid w:val="008F1DB4"/>
    <w:rsid w:val="009009DC"/>
    <w:rsid w:val="00902855"/>
    <w:rsid w:val="00907D0C"/>
    <w:rsid w:val="00913983"/>
    <w:rsid w:val="009245A4"/>
    <w:rsid w:val="00931416"/>
    <w:rsid w:val="00940EAD"/>
    <w:rsid w:val="00951A3B"/>
    <w:rsid w:val="00952BDE"/>
    <w:rsid w:val="009530CB"/>
    <w:rsid w:val="00955343"/>
    <w:rsid w:val="00961DA4"/>
    <w:rsid w:val="00971CBD"/>
    <w:rsid w:val="00974B9F"/>
    <w:rsid w:val="00976777"/>
    <w:rsid w:val="00982FA8"/>
    <w:rsid w:val="009842EF"/>
    <w:rsid w:val="00991C7C"/>
    <w:rsid w:val="00993CC0"/>
    <w:rsid w:val="00994A25"/>
    <w:rsid w:val="0099519C"/>
    <w:rsid w:val="00995257"/>
    <w:rsid w:val="00995AD9"/>
    <w:rsid w:val="0099640F"/>
    <w:rsid w:val="009A0E69"/>
    <w:rsid w:val="009A3B7F"/>
    <w:rsid w:val="009A742B"/>
    <w:rsid w:val="009B3487"/>
    <w:rsid w:val="009B630C"/>
    <w:rsid w:val="009B7F6B"/>
    <w:rsid w:val="009C0055"/>
    <w:rsid w:val="009D022A"/>
    <w:rsid w:val="009D4702"/>
    <w:rsid w:val="009E33C7"/>
    <w:rsid w:val="009E5EAE"/>
    <w:rsid w:val="009F203A"/>
    <w:rsid w:val="009F6CBB"/>
    <w:rsid w:val="009F760C"/>
    <w:rsid w:val="00A02931"/>
    <w:rsid w:val="00A143B2"/>
    <w:rsid w:val="00A23FC0"/>
    <w:rsid w:val="00A307D6"/>
    <w:rsid w:val="00A36F6B"/>
    <w:rsid w:val="00A37CFC"/>
    <w:rsid w:val="00A447EA"/>
    <w:rsid w:val="00A57F1B"/>
    <w:rsid w:val="00A60C65"/>
    <w:rsid w:val="00A74441"/>
    <w:rsid w:val="00A802BD"/>
    <w:rsid w:val="00A86ED6"/>
    <w:rsid w:val="00A8761F"/>
    <w:rsid w:val="00A904B2"/>
    <w:rsid w:val="00A91472"/>
    <w:rsid w:val="00A962CE"/>
    <w:rsid w:val="00AA20EF"/>
    <w:rsid w:val="00AA2551"/>
    <w:rsid w:val="00AB7767"/>
    <w:rsid w:val="00AC026B"/>
    <w:rsid w:val="00AC4573"/>
    <w:rsid w:val="00AC48DD"/>
    <w:rsid w:val="00AC60FF"/>
    <w:rsid w:val="00AC7455"/>
    <w:rsid w:val="00AD348C"/>
    <w:rsid w:val="00AD3ED9"/>
    <w:rsid w:val="00AE33D8"/>
    <w:rsid w:val="00AE4F7B"/>
    <w:rsid w:val="00AE51A1"/>
    <w:rsid w:val="00AF1D72"/>
    <w:rsid w:val="00AF2866"/>
    <w:rsid w:val="00AF7597"/>
    <w:rsid w:val="00B02C87"/>
    <w:rsid w:val="00B02D37"/>
    <w:rsid w:val="00B04B79"/>
    <w:rsid w:val="00B1672C"/>
    <w:rsid w:val="00B208D0"/>
    <w:rsid w:val="00B30194"/>
    <w:rsid w:val="00B375F1"/>
    <w:rsid w:val="00B442B1"/>
    <w:rsid w:val="00B47217"/>
    <w:rsid w:val="00B527B9"/>
    <w:rsid w:val="00B61DDF"/>
    <w:rsid w:val="00B62DF4"/>
    <w:rsid w:val="00B668A8"/>
    <w:rsid w:val="00B7380C"/>
    <w:rsid w:val="00B90660"/>
    <w:rsid w:val="00B9319A"/>
    <w:rsid w:val="00B95230"/>
    <w:rsid w:val="00BA3D7B"/>
    <w:rsid w:val="00BA3F47"/>
    <w:rsid w:val="00BA4B88"/>
    <w:rsid w:val="00BA5C47"/>
    <w:rsid w:val="00BA6A0A"/>
    <w:rsid w:val="00BA6D25"/>
    <w:rsid w:val="00BB7C66"/>
    <w:rsid w:val="00BC0ECE"/>
    <w:rsid w:val="00BC59BD"/>
    <w:rsid w:val="00BD1303"/>
    <w:rsid w:val="00BD1CC5"/>
    <w:rsid w:val="00BD40B8"/>
    <w:rsid w:val="00BD4ECF"/>
    <w:rsid w:val="00BD5A7B"/>
    <w:rsid w:val="00BE5E9C"/>
    <w:rsid w:val="00BF5F6F"/>
    <w:rsid w:val="00BF7CA2"/>
    <w:rsid w:val="00C05052"/>
    <w:rsid w:val="00C06082"/>
    <w:rsid w:val="00C1147C"/>
    <w:rsid w:val="00C11C79"/>
    <w:rsid w:val="00C149C0"/>
    <w:rsid w:val="00C20EF1"/>
    <w:rsid w:val="00C26717"/>
    <w:rsid w:val="00C349EF"/>
    <w:rsid w:val="00C36A4E"/>
    <w:rsid w:val="00C37C5D"/>
    <w:rsid w:val="00C45D50"/>
    <w:rsid w:val="00C468D5"/>
    <w:rsid w:val="00C54D9D"/>
    <w:rsid w:val="00C60DD0"/>
    <w:rsid w:val="00C66A37"/>
    <w:rsid w:val="00C86D83"/>
    <w:rsid w:val="00C91F36"/>
    <w:rsid w:val="00C9650F"/>
    <w:rsid w:val="00C97026"/>
    <w:rsid w:val="00CA3F60"/>
    <w:rsid w:val="00CB0B5B"/>
    <w:rsid w:val="00CB3876"/>
    <w:rsid w:val="00CB51E4"/>
    <w:rsid w:val="00CB575F"/>
    <w:rsid w:val="00CC14C7"/>
    <w:rsid w:val="00CC3397"/>
    <w:rsid w:val="00CC7D0C"/>
    <w:rsid w:val="00CD1D16"/>
    <w:rsid w:val="00CD6DA5"/>
    <w:rsid w:val="00CE4C7C"/>
    <w:rsid w:val="00CE64E8"/>
    <w:rsid w:val="00CE6589"/>
    <w:rsid w:val="00CE69CF"/>
    <w:rsid w:val="00D0040D"/>
    <w:rsid w:val="00D018FF"/>
    <w:rsid w:val="00D05A86"/>
    <w:rsid w:val="00D10F3B"/>
    <w:rsid w:val="00D134DC"/>
    <w:rsid w:val="00D13A43"/>
    <w:rsid w:val="00D22637"/>
    <w:rsid w:val="00D262F3"/>
    <w:rsid w:val="00D33891"/>
    <w:rsid w:val="00D40D40"/>
    <w:rsid w:val="00D42BE7"/>
    <w:rsid w:val="00D5184F"/>
    <w:rsid w:val="00D61FF7"/>
    <w:rsid w:val="00D626E8"/>
    <w:rsid w:val="00D658AD"/>
    <w:rsid w:val="00D66BD1"/>
    <w:rsid w:val="00D82980"/>
    <w:rsid w:val="00D83B06"/>
    <w:rsid w:val="00D86BB6"/>
    <w:rsid w:val="00D875DB"/>
    <w:rsid w:val="00D907BB"/>
    <w:rsid w:val="00D914CB"/>
    <w:rsid w:val="00D963B0"/>
    <w:rsid w:val="00DB2432"/>
    <w:rsid w:val="00DB6520"/>
    <w:rsid w:val="00DC2772"/>
    <w:rsid w:val="00DC38C7"/>
    <w:rsid w:val="00DC685E"/>
    <w:rsid w:val="00DD2305"/>
    <w:rsid w:val="00DD3D8E"/>
    <w:rsid w:val="00DE02BF"/>
    <w:rsid w:val="00DE30DC"/>
    <w:rsid w:val="00DE6397"/>
    <w:rsid w:val="00DE6B82"/>
    <w:rsid w:val="00DF5A53"/>
    <w:rsid w:val="00DF5E80"/>
    <w:rsid w:val="00E00BCC"/>
    <w:rsid w:val="00E076F0"/>
    <w:rsid w:val="00E13DB9"/>
    <w:rsid w:val="00E14DFD"/>
    <w:rsid w:val="00E17410"/>
    <w:rsid w:val="00E25247"/>
    <w:rsid w:val="00E4071C"/>
    <w:rsid w:val="00E40EBC"/>
    <w:rsid w:val="00E532A4"/>
    <w:rsid w:val="00E554C2"/>
    <w:rsid w:val="00E557FF"/>
    <w:rsid w:val="00E567F6"/>
    <w:rsid w:val="00E60C4A"/>
    <w:rsid w:val="00E672E0"/>
    <w:rsid w:val="00E75D9A"/>
    <w:rsid w:val="00E83B29"/>
    <w:rsid w:val="00E91932"/>
    <w:rsid w:val="00E91984"/>
    <w:rsid w:val="00E94343"/>
    <w:rsid w:val="00E943D6"/>
    <w:rsid w:val="00EA042F"/>
    <w:rsid w:val="00EA1C02"/>
    <w:rsid w:val="00EA4163"/>
    <w:rsid w:val="00EB3EAF"/>
    <w:rsid w:val="00ED331C"/>
    <w:rsid w:val="00ED6227"/>
    <w:rsid w:val="00EE0D2C"/>
    <w:rsid w:val="00EF2FF9"/>
    <w:rsid w:val="00F00604"/>
    <w:rsid w:val="00F0091C"/>
    <w:rsid w:val="00F00E42"/>
    <w:rsid w:val="00F02E9D"/>
    <w:rsid w:val="00F11823"/>
    <w:rsid w:val="00F11B6E"/>
    <w:rsid w:val="00F17057"/>
    <w:rsid w:val="00F204BA"/>
    <w:rsid w:val="00F36807"/>
    <w:rsid w:val="00F3700E"/>
    <w:rsid w:val="00F55493"/>
    <w:rsid w:val="00F56C3E"/>
    <w:rsid w:val="00F608F1"/>
    <w:rsid w:val="00F61E43"/>
    <w:rsid w:val="00F633FE"/>
    <w:rsid w:val="00F73E80"/>
    <w:rsid w:val="00F747EA"/>
    <w:rsid w:val="00F76E28"/>
    <w:rsid w:val="00F90939"/>
    <w:rsid w:val="00F911BD"/>
    <w:rsid w:val="00F9367E"/>
    <w:rsid w:val="00FB2CE2"/>
    <w:rsid w:val="00FD09C0"/>
    <w:rsid w:val="00FD0FE6"/>
    <w:rsid w:val="00FD5E33"/>
    <w:rsid w:val="00FE0263"/>
    <w:rsid w:val="00FE3E66"/>
    <w:rsid w:val="00FE6D07"/>
    <w:rsid w:val="00FE7614"/>
    <w:rsid w:val="00FF499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E40EBC"/>
    <w:rPr>
      <w:szCs w:val="20"/>
      <w:lang w:val="en-AU"/>
    </w:rPr>
  </w:style>
  <w:style w:type="paragraph" w:styleId="Heading2">
    <w:name w:val="heading 2"/>
    <w:basedOn w:val="Normal"/>
    <w:next w:val="Normal"/>
    <w:link w:val="Heading2Char"/>
    <w:uiPriority w:val="99"/>
    <w:qFormat/>
    <w:rsid w:val="009530CB"/>
    <w:pPr>
      <w:keepNext/>
      <w:outlineLvl w:val="1"/>
    </w:pPr>
    <w:rPr>
      <w:rFonts w:ascii="Verdana" w:hAnsi="Verdana"/>
      <w:i/>
      <w:iCs/>
      <w:sz w:val="18"/>
      <w:lang w:val="lv-LV"/>
    </w:rPr>
  </w:style>
  <w:style w:type="paragraph" w:styleId="Heading3">
    <w:name w:val="heading 3"/>
    <w:basedOn w:val="Normal"/>
    <w:next w:val="Normal"/>
    <w:link w:val="Heading3Char"/>
    <w:uiPriority w:val="99"/>
    <w:qFormat/>
    <w:rsid w:val="009530CB"/>
    <w:pPr>
      <w:keepNext/>
      <w:tabs>
        <w:tab w:val="left" w:pos="1480"/>
      </w:tabs>
      <w:jc w:val="center"/>
      <w:outlineLvl w:val="2"/>
    </w:pPr>
    <w:rPr>
      <w:rFonts w:ascii="Verdana" w:hAnsi="Verdana"/>
      <w:b/>
      <w:bCs/>
      <w:caps/>
      <w:sz w:val="16"/>
      <w:lang w:eastAsia="de-DE"/>
    </w:rPr>
  </w:style>
  <w:style w:type="paragraph" w:styleId="Heading4">
    <w:name w:val="heading 4"/>
    <w:basedOn w:val="Normal"/>
    <w:next w:val="Normal"/>
    <w:link w:val="Heading4Char"/>
    <w:uiPriority w:val="99"/>
    <w:qFormat/>
    <w:rsid w:val="009530CB"/>
    <w:pPr>
      <w:keepNext/>
      <w:outlineLvl w:val="3"/>
    </w:pPr>
    <w:rPr>
      <w:rFonts w:ascii="Verdana" w:hAnsi="Verdana"/>
      <w:b/>
      <w:bCs/>
      <w:sz w:val="20"/>
      <w:lang w:eastAsia="de-DE"/>
    </w:rPr>
  </w:style>
  <w:style w:type="paragraph" w:styleId="Heading5">
    <w:name w:val="heading 5"/>
    <w:basedOn w:val="Normal"/>
    <w:next w:val="Normal"/>
    <w:link w:val="Heading5Char"/>
    <w:uiPriority w:val="99"/>
    <w:qFormat/>
    <w:rsid w:val="009530CB"/>
    <w:pPr>
      <w:keepNext/>
      <w:jc w:val="center"/>
      <w:outlineLvl w:val="4"/>
    </w:pPr>
    <w:rPr>
      <w:rFonts w:ascii="Verdana" w:hAnsi="Verdana"/>
      <w:sz w:val="28"/>
    </w:rPr>
  </w:style>
  <w:style w:type="paragraph" w:styleId="Heading6">
    <w:name w:val="heading 6"/>
    <w:basedOn w:val="Normal"/>
    <w:next w:val="Normal"/>
    <w:link w:val="Heading6Char"/>
    <w:uiPriority w:val="99"/>
    <w:qFormat/>
    <w:rsid w:val="009530CB"/>
    <w:pPr>
      <w:keepNext/>
      <w:spacing w:before="120" w:after="120"/>
      <w:jc w:val="center"/>
      <w:outlineLvl w:val="5"/>
    </w:pPr>
    <w:rPr>
      <w:rFonts w:ascii="Verdana" w:hAnsi="Verdana"/>
      <w:b/>
      <w:bCs/>
      <w:sz w:val="20"/>
      <w:lang w:eastAsia="de-DE"/>
    </w:rPr>
  </w:style>
  <w:style w:type="paragraph" w:styleId="Heading7">
    <w:name w:val="heading 7"/>
    <w:basedOn w:val="Normal"/>
    <w:next w:val="Normal"/>
    <w:link w:val="Heading7Char"/>
    <w:uiPriority w:val="99"/>
    <w:qFormat/>
    <w:rsid w:val="009530CB"/>
    <w:pPr>
      <w:keepNext/>
      <w:spacing w:before="120" w:after="120"/>
      <w:outlineLvl w:val="6"/>
    </w:pPr>
    <w:rPr>
      <w:rFonts w:ascii="Verdana" w:hAnsi="Verdana"/>
      <w:b/>
      <w:bCs/>
    </w:rPr>
  </w:style>
  <w:style w:type="paragraph" w:styleId="Heading8">
    <w:name w:val="heading 8"/>
    <w:basedOn w:val="Normal"/>
    <w:next w:val="Normal"/>
    <w:link w:val="Heading8Char"/>
    <w:uiPriority w:val="99"/>
    <w:qFormat/>
    <w:rsid w:val="009530CB"/>
    <w:pPr>
      <w:keepNext/>
      <w:outlineLvl w:val="7"/>
    </w:pPr>
    <w:rPr>
      <w:rFonts w:ascii="Verdana" w:hAnsi="Verdana" w:cs="Arial"/>
      <w:b/>
      <w:bCs/>
      <w:color w:val="000000"/>
    </w:rPr>
  </w:style>
  <w:style w:type="paragraph" w:styleId="Heading9">
    <w:name w:val="heading 9"/>
    <w:basedOn w:val="Normal"/>
    <w:next w:val="Normal"/>
    <w:link w:val="Heading9Char"/>
    <w:uiPriority w:val="99"/>
    <w:qFormat/>
    <w:rsid w:val="009530CB"/>
    <w:pPr>
      <w:keepNext/>
      <w:outlineLvl w:val="8"/>
    </w:pPr>
    <w:rPr>
      <w:rFonts w:ascii="Verdana" w:hAnsi="Verdana" w:cs="Arial"/>
      <w:b/>
      <w:bCs/>
      <w:sz w:val="1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D66BD"/>
    <w:rPr>
      <w:rFonts w:asciiTheme="majorHAnsi" w:eastAsiaTheme="majorEastAsia" w:hAnsiTheme="majorHAnsi" w:cstheme="majorBidi"/>
      <w:b/>
      <w:bCs/>
      <w:i/>
      <w:iCs/>
      <w:sz w:val="28"/>
      <w:szCs w:val="28"/>
      <w:lang w:val="en-AU"/>
    </w:rPr>
  </w:style>
  <w:style w:type="character" w:customStyle="1" w:styleId="Heading3Char">
    <w:name w:val="Heading 3 Char"/>
    <w:basedOn w:val="DefaultParagraphFont"/>
    <w:link w:val="Heading3"/>
    <w:uiPriority w:val="9"/>
    <w:semiHidden/>
    <w:rsid w:val="004D66BD"/>
    <w:rPr>
      <w:rFonts w:asciiTheme="majorHAnsi" w:eastAsiaTheme="majorEastAsia" w:hAnsiTheme="majorHAnsi" w:cstheme="majorBidi"/>
      <w:b/>
      <w:bCs/>
      <w:sz w:val="26"/>
      <w:szCs w:val="26"/>
      <w:lang w:val="en-AU"/>
    </w:rPr>
  </w:style>
  <w:style w:type="character" w:customStyle="1" w:styleId="Heading4Char">
    <w:name w:val="Heading 4 Char"/>
    <w:basedOn w:val="DefaultParagraphFont"/>
    <w:link w:val="Heading4"/>
    <w:uiPriority w:val="9"/>
    <w:semiHidden/>
    <w:rsid w:val="004D66BD"/>
    <w:rPr>
      <w:rFonts w:asciiTheme="minorHAnsi" w:eastAsiaTheme="minorEastAsia" w:hAnsiTheme="minorHAnsi" w:cstheme="minorBidi"/>
      <w:b/>
      <w:bCs/>
      <w:sz w:val="28"/>
      <w:szCs w:val="28"/>
      <w:lang w:val="en-AU"/>
    </w:rPr>
  </w:style>
  <w:style w:type="character" w:customStyle="1" w:styleId="Heading5Char">
    <w:name w:val="Heading 5 Char"/>
    <w:basedOn w:val="DefaultParagraphFont"/>
    <w:link w:val="Heading5"/>
    <w:uiPriority w:val="9"/>
    <w:semiHidden/>
    <w:rsid w:val="004D66BD"/>
    <w:rPr>
      <w:rFonts w:asciiTheme="minorHAnsi" w:eastAsiaTheme="minorEastAsia" w:hAnsiTheme="minorHAnsi" w:cstheme="minorBidi"/>
      <w:b/>
      <w:bCs/>
      <w:i/>
      <w:iCs/>
      <w:sz w:val="26"/>
      <w:szCs w:val="26"/>
      <w:lang w:val="en-AU"/>
    </w:rPr>
  </w:style>
  <w:style w:type="character" w:customStyle="1" w:styleId="Heading6Char">
    <w:name w:val="Heading 6 Char"/>
    <w:basedOn w:val="DefaultParagraphFont"/>
    <w:link w:val="Heading6"/>
    <w:uiPriority w:val="9"/>
    <w:semiHidden/>
    <w:rsid w:val="004D66BD"/>
    <w:rPr>
      <w:rFonts w:asciiTheme="minorHAnsi" w:eastAsiaTheme="minorEastAsia" w:hAnsiTheme="minorHAnsi" w:cstheme="minorBidi"/>
      <w:b/>
      <w:bCs/>
      <w:lang w:val="en-AU"/>
    </w:rPr>
  </w:style>
  <w:style w:type="character" w:customStyle="1" w:styleId="Heading7Char">
    <w:name w:val="Heading 7 Char"/>
    <w:basedOn w:val="DefaultParagraphFont"/>
    <w:link w:val="Heading7"/>
    <w:uiPriority w:val="9"/>
    <w:semiHidden/>
    <w:rsid w:val="004D66BD"/>
    <w:rPr>
      <w:rFonts w:asciiTheme="minorHAnsi" w:eastAsiaTheme="minorEastAsia" w:hAnsiTheme="minorHAnsi" w:cstheme="minorBidi"/>
      <w:sz w:val="24"/>
      <w:szCs w:val="24"/>
      <w:lang w:val="en-AU"/>
    </w:rPr>
  </w:style>
  <w:style w:type="character" w:customStyle="1" w:styleId="Heading8Char">
    <w:name w:val="Heading 8 Char"/>
    <w:basedOn w:val="DefaultParagraphFont"/>
    <w:link w:val="Heading8"/>
    <w:uiPriority w:val="9"/>
    <w:semiHidden/>
    <w:rsid w:val="004D66BD"/>
    <w:rPr>
      <w:rFonts w:asciiTheme="minorHAnsi" w:eastAsiaTheme="minorEastAsia" w:hAnsiTheme="minorHAnsi" w:cstheme="minorBidi"/>
      <w:i/>
      <w:iCs/>
      <w:sz w:val="24"/>
      <w:szCs w:val="24"/>
      <w:lang w:val="en-AU"/>
    </w:rPr>
  </w:style>
  <w:style w:type="character" w:customStyle="1" w:styleId="Heading9Char">
    <w:name w:val="Heading 9 Char"/>
    <w:basedOn w:val="DefaultParagraphFont"/>
    <w:link w:val="Heading9"/>
    <w:uiPriority w:val="9"/>
    <w:semiHidden/>
    <w:rsid w:val="004D66BD"/>
    <w:rPr>
      <w:rFonts w:asciiTheme="majorHAnsi" w:eastAsiaTheme="majorEastAsia" w:hAnsiTheme="majorHAnsi" w:cstheme="majorBidi"/>
      <w:lang w:val="en-AU"/>
    </w:rPr>
  </w:style>
  <w:style w:type="paragraph" w:customStyle="1" w:styleId="titre">
    <w:name w:val="titre"/>
    <w:basedOn w:val="Normal"/>
    <w:autoRedefine/>
    <w:uiPriority w:val="99"/>
    <w:rPr>
      <w:rFonts w:ascii="Brocoli" w:hAnsi="Brocoli"/>
      <w:color w:val="FF0000"/>
      <w:sz w:val="32"/>
      <w:lang w:val="ru-RU"/>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locked/>
    <w:rsid w:val="002B336D"/>
    <w:rPr>
      <w:rFonts w:cs="Times New Roman"/>
      <w:sz w:val="22"/>
      <w:lang w:val="en-AU"/>
    </w:rPr>
  </w:style>
  <w:style w:type="paragraph" w:styleId="Footer">
    <w:name w:val="footer"/>
    <w:basedOn w:val="Normal"/>
    <w:link w:val="FooterChar"/>
    <w:uiPriority w:val="99"/>
    <w:semiHidden/>
    <w:pPr>
      <w:tabs>
        <w:tab w:val="center" w:pos="4536"/>
        <w:tab w:val="right" w:pos="9072"/>
      </w:tabs>
    </w:pPr>
  </w:style>
  <w:style w:type="character" w:customStyle="1" w:styleId="FooterChar">
    <w:name w:val="Footer Char"/>
    <w:basedOn w:val="DefaultParagraphFont"/>
    <w:link w:val="Footer"/>
    <w:uiPriority w:val="99"/>
    <w:semiHidden/>
    <w:rsid w:val="004D66BD"/>
    <w:rPr>
      <w:szCs w:val="20"/>
      <w:lang w:val="en-AU"/>
    </w:rPr>
  </w:style>
  <w:style w:type="paragraph" w:customStyle="1" w:styleId="blocadresseletterhead">
    <w:name w:val="bloc adresse letterhead"/>
    <w:basedOn w:val="Normal"/>
    <w:uiPriority w:val="99"/>
    <w:pPr>
      <w:widowControl w:val="0"/>
      <w:tabs>
        <w:tab w:val="left" w:pos="1520"/>
      </w:tabs>
      <w:autoSpaceDE w:val="0"/>
      <w:autoSpaceDN w:val="0"/>
      <w:adjustRightInd w:val="0"/>
      <w:spacing w:after="28" w:line="200" w:lineRule="atLeast"/>
      <w:textAlignment w:val="center"/>
    </w:pPr>
    <w:rPr>
      <w:rFonts w:ascii="HelveticaNeue-Roman" w:hAnsi="HelveticaNeue-Roman"/>
      <w:color w:val="00009E"/>
      <w:spacing w:val="1"/>
      <w:sz w:val="12"/>
      <w:szCs w:val="12"/>
    </w:rPr>
  </w:style>
  <w:style w:type="character" w:customStyle="1" w:styleId="gras">
    <w:name w:val="gras"/>
    <w:uiPriority w:val="99"/>
    <w:rPr>
      <w:b/>
      <w:color w:val="00009E"/>
    </w:rPr>
  </w:style>
  <w:style w:type="character" w:styleId="Hyperlink">
    <w:name w:val="Hyperlink"/>
    <w:basedOn w:val="DefaultParagraphFont"/>
    <w:uiPriority w:val="99"/>
    <w:rPr>
      <w:rFonts w:cs="Times New Roman"/>
      <w:color w:val="0000FF"/>
      <w:u w:val="single"/>
    </w:rPr>
  </w:style>
  <w:style w:type="paragraph" w:styleId="BalloonText">
    <w:name w:val="Balloon Text"/>
    <w:basedOn w:val="Normal"/>
    <w:link w:val="BalloonTextChar"/>
    <w:uiPriority w:val="99"/>
    <w:semiHidden/>
    <w:rsid w:val="00205619"/>
    <w:rPr>
      <w:rFonts w:ascii="Tahoma" w:hAnsi="Tahoma" w:cs="Tahoma"/>
      <w:sz w:val="16"/>
      <w:szCs w:val="16"/>
    </w:rPr>
  </w:style>
  <w:style w:type="character" w:customStyle="1" w:styleId="BalloonTextChar">
    <w:name w:val="Balloon Text Char"/>
    <w:basedOn w:val="DefaultParagraphFont"/>
    <w:link w:val="BalloonText"/>
    <w:uiPriority w:val="99"/>
    <w:semiHidden/>
    <w:rsid w:val="004D66BD"/>
    <w:rPr>
      <w:sz w:val="0"/>
      <w:szCs w:val="0"/>
      <w:lang w:val="en-AU"/>
    </w:rPr>
  </w:style>
  <w:style w:type="paragraph" w:styleId="FootnoteText">
    <w:name w:val="footnote text"/>
    <w:basedOn w:val="Normal"/>
    <w:link w:val="FootnoteTextChar"/>
    <w:uiPriority w:val="99"/>
    <w:semiHidden/>
    <w:rsid w:val="009530CB"/>
    <w:rPr>
      <w:sz w:val="20"/>
      <w:lang w:val="de-DE" w:eastAsia="de-DE"/>
    </w:rPr>
  </w:style>
  <w:style w:type="character" w:customStyle="1" w:styleId="FootnoteTextChar">
    <w:name w:val="Footnote Text Char"/>
    <w:basedOn w:val="DefaultParagraphFont"/>
    <w:link w:val="FootnoteText"/>
    <w:uiPriority w:val="99"/>
    <w:semiHidden/>
    <w:rsid w:val="004D66BD"/>
    <w:rPr>
      <w:sz w:val="20"/>
      <w:szCs w:val="20"/>
      <w:lang w:val="en-AU"/>
    </w:rPr>
  </w:style>
  <w:style w:type="paragraph" w:customStyle="1" w:styleId="--">
    <w:name w:val="--"/>
    <w:basedOn w:val="Normal"/>
    <w:uiPriority w:val="99"/>
    <w:rsid w:val="009530CB"/>
    <w:pPr>
      <w:numPr>
        <w:numId w:val="1"/>
      </w:numPr>
      <w:spacing w:before="80" w:after="80"/>
    </w:pPr>
    <w:rPr>
      <w:rFonts w:ascii="Verdana" w:eastAsia="Batang" w:hAnsi="Verdana"/>
      <w:sz w:val="16"/>
      <w:lang w:eastAsia="de-DE"/>
    </w:rPr>
  </w:style>
  <w:style w:type="paragraph" w:styleId="BodyText3">
    <w:name w:val="Body Text 3"/>
    <w:basedOn w:val="Normal"/>
    <w:link w:val="BodyText3Char"/>
    <w:uiPriority w:val="99"/>
    <w:rsid w:val="009530CB"/>
    <w:pPr>
      <w:jc w:val="center"/>
    </w:pPr>
    <w:rPr>
      <w:rFonts w:ascii="Verdana" w:hAnsi="Verdana"/>
    </w:rPr>
  </w:style>
  <w:style w:type="character" w:customStyle="1" w:styleId="BodyText3Char">
    <w:name w:val="Body Text 3 Char"/>
    <w:basedOn w:val="DefaultParagraphFont"/>
    <w:link w:val="BodyText3"/>
    <w:uiPriority w:val="99"/>
    <w:semiHidden/>
    <w:rsid w:val="004D66BD"/>
    <w:rPr>
      <w:sz w:val="16"/>
      <w:szCs w:val="16"/>
      <w:lang w:val="en-AU"/>
    </w:rPr>
  </w:style>
  <w:style w:type="table" w:styleId="TableGrid">
    <w:name w:val="Table Grid"/>
    <w:basedOn w:val="TableNormal"/>
    <w:uiPriority w:val="99"/>
    <w:rsid w:val="00C11C79"/>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rsid w:val="0054611B"/>
    <w:rPr>
      <w:rFonts w:cs="Times New Roman"/>
    </w:rPr>
  </w:style>
  <w:style w:type="paragraph" w:styleId="BodyText">
    <w:name w:val="Body Text"/>
    <w:basedOn w:val="Normal"/>
    <w:link w:val="BodyTextChar"/>
    <w:uiPriority w:val="99"/>
    <w:rsid w:val="007951DD"/>
    <w:pPr>
      <w:spacing w:after="120"/>
    </w:pPr>
  </w:style>
  <w:style w:type="character" w:customStyle="1" w:styleId="BodyTextChar">
    <w:name w:val="Body Text Char"/>
    <w:basedOn w:val="DefaultParagraphFont"/>
    <w:link w:val="BodyText"/>
    <w:uiPriority w:val="99"/>
    <w:semiHidden/>
    <w:rsid w:val="004D66BD"/>
    <w:rPr>
      <w:szCs w:val="20"/>
      <w:lang w:val="en-AU"/>
    </w:rPr>
  </w:style>
  <w:style w:type="paragraph" w:styleId="BodyText2">
    <w:name w:val="Body Text 2"/>
    <w:basedOn w:val="Normal"/>
    <w:link w:val="BodyText2Char"/>
    <w:uiPriority w:val="99"/>
    <w:rsid w:val="007951DD"/>
    <w:pPr>
      <w:spacing w:after="120" w:line="480" w:lineRule="auto"/>
    </w:pPr>
  </w:style>
  <w:style w:type="character" w:customStyle="1" w:styleId="BodyText2Char">
    <w:name w:val="Body Text 2 Char"/>
    <w:basedOn w:val="DefaultParagraphFont"/>
    <w:link w:val="BodyText2"/>
    <w:uiPriority w:val="99"/>
    <w:semiHidden/>
    <w:rsid w:val="004D66BD"/>
    <w:rPr>
      <w:szCs w:val="20"/>
      <w:lang w:val="en-AU"/>
    </w:rPr>
  </w:style>
  <w:style w:type="paragraph" w:styleId="BodyTextIndent">
    <w:name w:val="Body Text Indent"/>
    <w:basedOn w:val="Normal"/>
    <w:link w:val="BodyTextIndentChar"/>
    <w:uiPriority w:val="99"/>
    <w:rsid w:val="007951DD"/>
    <w:pPr>
      <w:spacing w:after="120"/>
      <w:ind w:left="283"/>
    </w:pPr>
  </w:style>
  <w:style w:type="character" w:customStyle="1" w:styleId="BodyTextIndentChar">
    <w:name w:val="Body Text Indent Char"/>
    <w:basedOn w:val="DefaultParagraphFont"/>
    <w:link w:val="BodyTextIndent"/>
    <w:uiPriority w:val="99"/>
    <w:semiHidden/>
    <w:rsid w:val="004D66BD"/>
    <w:rPr>
      <w:szCs w:val="20"/>
      <w:lang w:val="en-AU"/>
    </w:rPr>
  </w:style>
  <w:style w:type="character" w:styleId="FootnoteReference">
    <w:name w:val="footnote reference"/>
    <w:basedOn w:val="DefaultParagraphFont"/>
    <w:uiPriority w:val="99"/>
    <w:semiHidden/>
    <w:rsid w:val="007951DD"/>
    <w:rPr>
      <w:rFonts w:cs="Times New Roman"/>
      <w:vertAlign w:val="superscript"/>
    </w:rPr>
  </w:style>
  <w:style w:type="character" w:styleId="CommentReference">
    <w:name w:val="annotation reference"/>
    <w:basedOn w:val="DefaultParagraphFont"/>
    <w:uiPriority w:val="99"/>
    <w:semiHidden/>
    <w:rsid w:val="007951DD"/>
    <w:rPr>
      <w:rFonts w:cs="Times New Roman"/>
      <w:sz w:val="16"/>
      <w:szCs w:val="16"/>
    </w:rPr>
  </w:style>
  <w:style w:type="paragraph" w:styleId="CommentText">
    <w:name w:val="annotation text"/>
    <w:basedOn w:val="Normal"/>
    <w:link w:val="CommentTextChar"/>
    <w:uiPriority w:val="99"/>
    <w:semiHidden/>
    <w:rsid w:val="007951DD"/>
    <w:rPr>
      <w:sz w:val="20"/>
      <w:lang w:val="de-DE" w:eastAsia="fr-FR"/>
    </w:rPr>
  </w:style>
  <w:style w:type="character" w:customStyle="1" w:styleId="CommentTextChar">
    <w:name w:val="Comment Text Char"/>
    <w:basedOn w:val="DefaultParagraphFont"/>
    <w:link w:val="CommentText"/>
    <w:uiPriority w:val="99"/>
    <w:semiHidden/>
    <w:locked/>
    <w:rsid w:val="0019185D"/>
    <w:rPr>
      <w:rFonts w:cs="Times New Roman"/>
      <w:lang w:val="de-DE" w:eastAsia="fr-FR"/>
    </w:rPr>
  </w:style>
  <w:style w:type="paragraph" w:styleId="ListParagraph">
    <w:name w:val="List Paragraph"/>
    <w:basedOn w:val="Normal"/>
    <w:uiPriority w:val="99"/>
    <w:qFormat/>
    <w:rsid w:val="007320BD"/>
    <w:pPr>
      <w:ind w:left="720"/>
    </w:pPr>
  </w:style>
  <w:style w:type="paragraph" w:customStyle="1" w:styleId="BodyText31">
    <w:name w:val="Body Text 31"/>
    <w:basedOn w:val="Normal"/>
    <w:uiPriority w:val="99"/>
    <w:rsid w:val="006C537D"/>
    <w:pPr>
      <w:jc w:val="both"/>
    </w:pPr>
    <w:rPr>
      <w:sz w:val="20"/>
      <w:lang w:val="fr-FR" w:eastAsia="fr-FR"/>
    </w:rPr>
  </w:style>
  <w:style w:type="character" w:styleId="FollowedHyperlink">
    <w:name w:val="FollowedHyperlink"/>
    <w:basedOn w:val="DefaultParagraphFont"/>
    <w:uiPriority w:val="99"/>
    <w:semiHidden/>
    <w:rsid w:val="00CE64E8"/>
    <w:rPr>
      <w:rFonts w:cs="Times New Roman"/>
      <w:color w:val="800080"/>
      <w:u w:val="single"/>
    </w:rPr>
  </w:style>
  <w:style w:type="paragraph" w:styleId="CommentSubject">
    <w:name w:val="annotation subject"/>
    <w:basedOn w:val="CommentText"/>
    <w:next w:val="CommentText"/>
    <w:link w:val="CommentSubjectChar"/>
    <w:uiPriority w:val="99"/>
    <w:semiHidden/>
    <w:rsid w:val="0019185D"/>
    <w:rPr>
      <w:b/>
      <w:bCs/>
      <w:lang w:val="en-AU" w:eastAsia="en-US"/>
    </w:rPr>
  </w:style>
  <w:style w:type="character" w:customStyle="1" w:styleId="CommentSubjectChar">
    <w:name w:val="Comment Subject Char"/>
    <w:basedOn w:val="CommentTextChar"/>
    <w:link w:val="CommentSubject"/>
    <w:uiPriority w:val="99"/>
    <w:locked/>
    <w:rsid w:val="0019185D"/>
  </w:style>
</w:styles>
</file>

<file path=word/webSettings.xml><?xml version="1.0" encoding="utf-8"?>
<w:webSettings xmlns:r="http://schemas.openxmlformats.org/officeDocument/2006/relationships" xmlns:w="http://schemas.openxmlformats.org/wordprocessingml/2006/main">
  <w:divs>
    <w:div w:id="1087656647">
      <w:marLeft w:val="0"/>
      <w:marRight w:val="0"/>
      <w:marTop w:val="0"/>
      <w:marBottom w:val="0"/>
      <w:divBdr>
        <w:top w:val="none" w:sz="0" w:space="0" w:color="auto"/>
        <w:left w:val="none" w:sz="0" w:space="0" w:color="auto"/>
        <w:bottom w:val="none" w:sz="0" w:space="0" w:color="auto"/>
        <w:right w:val="none" w:sz="0" w:space="0" w:color="auto"/>
      </w:divBdr>
    </w:div>
    <w:div w:id="1087656648">
      <w:marLeft w:val="0"/>
      <w:marRight w:val="0"/>
      <w:marTop w:val="0"/>
      <w:marBottom w:val="0"/>
      <w:divBdr>
        <w:top w:val="none" w:sz="0" w:space="0" w:color="auto"/>
        <w:left w:val="none" w:sz="0" w:space="0" w:color="auto"/>
        <w:bottom w:val="none" w:sz="0" w:space="0" w:color="auto"/>
        <w:right w:val="none" w:sz="0" w:space="0" w:color="auto"/>
      </w:divBdr>
    </w:div>
    <w:div w:id="1087656649">
      <w:marLeft w:val="0"/>
      <w:marRight w:val="0"/>
      <w:marTop w:val="0"/>
      <w:marBottom w:val="0"/>
      <w:divBdr>
        <w:top w:val="none" w:sz="0" w:space="0" w:color="auto"/>
        <w:left w:val="none" w:sz="0" w:space="0" w:color="auto"/>
        <w:bottom w:val="none" w:sz="0" w:space="0" w:color="auto"/>
        <w:right w:val="none" w:sz="0" w:space="0" w:color="auto"/>
      </w:divBdr>
    </w:div>
    <w:div w:id="1087656650">
      <w:marLeft w:val="0"/>
      <w:marRight w:val="0"/>
      <w:marTop w:val="0"/>
      <w:marBottom w:val="0"/>
      <w:divBdr>
        <w:top w:val="none" w:sz="0" w:space="0" w:color="auto"/>
        <w:left w:val="none" w:sz="0" w:space="0" w:color="auto"/>
        <w:bottom w:val="none" w:sz="0" w:space="0" w:color="auto"/>
        <w:right w:val="none" w:sz="0" w:space="0" w:color="auto"/>
      </w:divBdr>
    </w:div>
    <w:div w:id="1087656651">
      <w:marLeft w:val="0"/>
      <w:marRight w:val="0"/>
      <w:marTop w:val="0"/>
      <w:marBottom w:val="0"/>
      <w:divBdr>
        <w:top w:val="none" w:sz="0" w:space="0" w:color="auto"/>
        <w:left w:val="none" w:sz="0" w:space="0" w:color="auto"/>
        <w:bottom w:val="none" w:sz="0" w:space="0" w:color="auto"/>
        <w:right w:val="none" w:sz="0" w:space="0" w:color="auto"/>
      </w:divBdr>
    </w:div>
    <w:div w:id="1087656652">
      <w:marLeft w:val="0"/>
      <w:marRight w:val="0"/>
      <w:marTop w:val="0"/>
      <w:marBottom w:val="0"/>
      <w:divBdr>
        <w:top w:val="none" w:sz="0" w:space="0" w:color="auto"/>
        <w:left w:val="none" w:sz="0" w:space="0" w:color="auto"/>
        <w:bottom w:val="none" w:sz="0" w:space="0" w:color="auto"/>
        <w:right w:val="none" w:sz="0" w:space="0" w:color="auto"/>
      </w:divBdr>
    </w:div>
    <w:div w:id="1087656653">
      <w:marLeft w:val="0"/>
      <w:marRight w:val="0"/>
      <w:marTop w:val="0"/>
      <w:marBottom w:val="0"/>
      <w:divBdr>
        <w:top w:val="none" w:sz="0" w:space="0" w:color="auto"/>
        <w:left w:val="none" w:sz="0" w:space="0" w:color="auto"/>
        <w:bottom w:val="none" w:sz="0" w:space="0" w:color="auto"/>
        <w:right w:val="none" w:sz="0" w:space="0" w:color="auto"/>
      </w:divBdr>
    </w:div>
    <w:div w:id="1087656654">
      <w:marLeft w:val="0"/>
      <w:marRight w:val="0"/>
      <w:marTop w:val="0"/>
      <w:marBottom w:val="0"/>
      <w:divBdr>
        <w:top w:val="none" w:sz="0" w:space="0" w:color="auto"/>
        <w:left w:val="none" w:sz="0" w:space="0" w:color="auto"/>
        <w:bottom w:val="none" w:sz="0" w:space="0" w:color="auto"/>
        <w:right w:val="none" w:sz="0" w:space="0" w:color="auto"/>
      </w:divBdr>
    </w:div>
    <w:div w:id="1087656655">
      <w:marLeft w:val="0"/>
      <w:marRight w:val="0"/>
      <w:marTop w:val="0"/>
      <w:marBottom w:val="0"/>
      <w:divBdr>
        <w:top w:val="none" w:sz="0" w:space="0" w:color="auto"/>
        <w:left w:val="none" w:sz="0" w:space="0" w:color="auto"/>
        <w:bottom w:val="none" w:sz="0" w:space="0" w:color="auto"/>
        <w:right w:val="none" w:sz="0" w:space="0" w:color="auto"/>
      </w:divBdr>
    </w:div>
    <w:div w:id="1087656656">
      <w:marLeft w:val="0"/>
      <w:marRight w:val="0"/>
      <w:marTop w:val="0"/>
      <w:marBottom w:val="0"/>
      <w:divBdr>
        <w:top w:val="none" w:sz="0" w:space="0" w:color="auto"/>
        <w:left w:val="none" w:sz="0" w:space="0" w:color="auto"/>
        <w:bottom w:val="none" w:sz="0" w:space="0" w:color="auto"/>
        <w:right w:val="none" w:sz="0" w:space="0" w:color="auto"/>
      </w:divBdr>
    </w:div>
    <w:div w:id="108765665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16</TotalTime>
  <Pages>14</Pages>
  <Words>3987</Words>
  <Characters>22726</Characters>
  <Application>Microsoft Office Outlook</Application>
  <DocSecurity>0</DocSecurity>
  <Lines>0</Lines>
  <Paragraphs>0</Paragraphs>
  <ScaleCrop>false</ScaleCrop>
  <Company>INTERREG IIIC West Zone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Partnership Agreement</dc:title>
  <dc:subject>Central Baltic OP</dc:subject>
  <dc:creator>Högblom Esa</dc:creator>
  <cp:keywords/>
  <dc:description>Regional Council</dc:description>
  <cp:lastModifiedBy>arnis</cp:lastModifiedBy>
  <cp:revision>2</cp:revision>
  <cp:lastPrinted>2008-10-31T12:00:00Z</cp:lastPrinted>
  <dcterms:created xsi:type="dcterms:W3CDTF">2012-01-02T07:10:00Z</dcterms:created>
  <dcterms:modified xsi:type="dcterms:W3CDTF">2012-01-02T07:10:00Z</dcterms:modified>
</cp:coreProperties>
</file>